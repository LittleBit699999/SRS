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14377" w14:textId="77777777" w:rsidR="00D950C8" w:rsidRDefault="00D950C8" w:rsidP="00D950C8">
      <w:pPr>
        <w:rPr>
          <w:lang w:val="en-SG"/>
        </w:rPr>
      </w:pPr>
    </w:p>
    <w:p w14:paraId="350620BF" w14:textId="77777777" w:rsidR="00D950C8" w:rsidRDefault="00D950C8" w:rsidP="00D950C8">
      <w:pPr>
        <w:rPr>
          <w:lang w:val="en-SG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7421783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847BD5" w14:textId="17105D90" w:rsidR="00AE4884" w:rsidRDefault="00AE4884">
          <w:pPr>
            <w:pStyle w:val="TOCHeading"/>
          </w:pPr>
          <w:r>
            <w:t>Contents</w:t>
          </w:r>
        </w:p>
        <w:p w14:paraId="285E10C8" w14:textId="5F0653D1" w:rsidR="00AE4884" w:rsidRDefault="00AE488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SG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394026" w:history="1">
            <w:r w:rsidRPr="00201E82">
              <w:rPr>
                <w:rStyle w:val="Hyperlink"/>
                <w:noProof/>
                <w:lang w:val="en-SG"/>
              </w:rPr>
              <w:t>1.</w:t>
            </w:r>
            <w:r>
              <w:rPr>
                <w:rFonts w:eastAsiaTheme="minorEastAsia"/>
                <w:noProof/>
                <w:lang w:val="en-SG" w:eastAsia="zh-CN"/>
              </w:rPr>
              <w:tab/>
            </w:r>
            <w:r w:rsidRPr="00201E82">
              <w:rPr>
                <w:rStyle w:val="Hyperlink"/>
                <w:noProof/>
                <w:lang w:val="en-SG"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D8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68D37" w14:textId="3F6DFD00" w:rsidR="00AE4884" w:rsidRDefault="00796EFC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SG" w:eastAsia="zh-CN"/>
            </w:rPr>
          </w:pPr>
          <w:hyperlink w:anchor="_Toc106394027" w:history="1">
            <w:r w:rsidR="00AE4884" w:rsidRPr="00201E82">
              <w:rPr>
                <w:rStyle w:val="Hyperlink"/>
                <w:noProof/>
                <w:lang w:val="en-SG"/>
              </w:rPr>
              <w:t>1.1.</w:t>
            </w:r>
            <w:r w:rsidR="00AE4884">
              <w:rPr>
                <w:rFonts w:eastAsiaTheme="minorEastAsia"/>
                <w:noProof/>
                <w:lang w:val="en-SG" w:eastAsia="zh-CN"/>
              </w:rPr>
              <w:tab/>
            </w:r>
            <w:r w:rsidR="00AE4884" w:rsidRPr="00201E82">
              <w:rPr>
                <w:rStyle w:val="Hyperlink"/>
                <w:noProof/>
                <w:lang w:val="en-SG"/>
              </w:rPr>
              <w:t>Intended Audience</w:t>
            </w:r>
            <w:r w:rsidR="00AE4884">
              <w:rPr>
                <w:noProof/>
                <w:webHidden/>
              </w:rPr>
              <w:tab/>
            </w:r>
            <w:r w:rsidR="00AE4884">
              <w:rPr>
                <w:noProof/>
                <w:webHidden/>
              </w:rPr>
              <w:fldChar w:fldCharType="begin"/>
            </w:r>
            <w:r w:rsidR="00AE4884">
              <w:rPr>
                <w:noProof/>
                <w:webHidden/>
              </w:rPr>
              <w:instrText xml:space="preserve"> PAGEREF _Toc106394027 \h </w:instrText>
            </w:r>
            <w:r w:rsidR="00AE4884">
              <w:rPr>
                <w:noProof/>
                <w:webHidden/>
              </w:rPr>
            </w:r>
            <w:r w:rsidR="00AE4884">
              <w:rPr>
                <w:noProof/>
                <w:webHidden/>
              </w:rPr>
              <w:fldChar w:fldCharType="separate"/>
            </w:r>
            <w:r w:rsidR="00180D82">
              <w:rPr>
                <w:noProof/>
                <w:webHidden/>
              </w:rPr>
              <w:t>2</w:t>
            </w:r>
            <w:r w:rsidR="00AE4884">
              <w:rPr>
                <w:noProof/>
                <w:webHidden/>
              </w:rPr>
              <w:fldChar w:fldCharType="end"/>
            </w:r>
          </w:hyperlink>
        </w:p>
        <w:p w14:paraId="65545889" w14:textId="1C325845" w:rsidR="00AE4884" w:rsidRDefault="00796EFC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SG" w:eastAsia="zh-CN"/>
            </w:rPr>
          </w:pPr>
          <w:hyperlink w:anchor="_Toc106394028" w:history="1">
            <w:r w:rsidR="00AE4884" w:rsidRPr="00201E82">
              <w:rPr>
                <w:rStyle w:val="Hyperlink"/>
                <w:noProof/>
                <w:lang w:val="en-SG"/>
              </w:rPr>
              <w:t>1.2.</w:t>
            </w:r>
            <w:r w:rsidR="00AE4884">
              <w:rPr>
                <w:rFonts w:eastAsiaTheme="minorEastAsia"/>
                <w:noProof/>
                <w:lang w:val="en-SG" w:eastAsia="zh-CN"/>
              </w:rPr>
              <w:tab/>
            </w:r>
            <w:r w:rsidR="00AE4884" w:rsidRPr="00201E82">
              <w:rPr>
                <w:rStyle w:val="Hyperlink"/>
                <w:noProof/>
                <w:lang w:val="en-SG"/>
              </w:rPr>
              <w:t>Intended Use</w:t>
            </w:r>
            <w:r w:rsidR="00AE4884">
              <w:rPr>
                <w:noProof/>
                <w:webHidden/>
              </w:rPr>
              <w:tab/>
            </w:r>
            <w:r w:rsidR="00AE4884">
              <w:rPr>
                <w:noProof/>
                <w:webHidden/>
              </w:rPr>
              <w:fldChar w:fldCharType="begin"/>
            </w:r>
            <w:r w:rsidR="00AE4884">
              <w:rPr>
                <w:noProof/>
                <w:webHidden/>
              </w:rPr>
              <w:instrText xml:space="preserve"> PAGEREF _Toc106394028 \h </w:instrText>
            </w:r>
            <w:r w:rsidR="00AE4884">
              <w:rPr>
                <w:noProof/>
                <w:webHidden/>
              </w:rPr>
            </w:r>
            <w:r w:rsidR="00AE4884">
              <w:rPr>
                <w:noProof/>
                <w:webHidden/>
              </w:rPr>
              <w:fldChar w:fldCharType="separate"/>
            </w:r>
            <w:r w:rsidR="00180D82">
              <w:rPr>
                <w:noProof/>
                <w:webHidden/>
              </w:rPr>
              <w:t>2</w:t>
            </w:r>
            <w:r w:rsidR="00AE4884">
              <w:rPr>
                <w:noProof/>
                <w:webHidden/>
              </w:rPr>
              <w:fldChar w:fldCharType="end"/>
            </w:r>
          </w:hyperlink>
        </w:p>
        <w:p w14:paraId="6FD56CA3" w14:textId="56F3C3B7" w:rsidR="00AE4884" w:rsidRDefault="00796EFC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SG" w:eastAsia="zh-CN"/>
            </w:rPr>
          </w:pPr>
          <w:hyperlink w:anchor="_Toc106394029" w:history="1">
            <w:r w:rsidR="00AE4884" w:rsidRPr="00201E82">
              <w:rPr>
                <w:rStyle w:val="Hyperlink"/>
                <w:noProof/>
                <w:lang w:val="en-SG"/>
              </w:rPr>
              <w:t>1.3.</w:t>
            </w:r>
            <w:r w:rsidR="00AE4884">
              <w:rPr>
                <w:rFonts w:eastAsiaTheme="minorEastAsia"/>
                <w:noProof/>
                <w:lang w:val="en-SG" w:eastAsia="zh-CN"/>
              </w:rPr>
              <w:tab/>
            </w:r>
            <w:r w:rsidR="00AE4884" w:rsidRPr="00201E82">
              <w:rPr>
                <w:rStyle w:val="Hyperlink"/>
                <w:noProof/>
                <w:lang w:val="en-SG"/>
              </w:rPr>
              <w:t>Scope</w:t>
            </w:r>
            <w:r w:rsidR="00AE4884">
              <w:rPr>
                <w:noProof/>
                <w:webHidden/>
              </w:rPr>
              <w:tab/>
            </w:r>
            <w:r w:rsidR="00AE4884">
              <w:rPr>
                <w:noProof/>
                <w:webHidden/>
              </w:rPr>
              <w:fldChar w:fldCharType="begin"/>
            </w:r>
            <w:r w:rsidR="00AE4884">
              <w:rPr>
                <w:noProof/>
                <w:webHidden/>
              </w:rPr>
              <w:instrText xml:space="preserve"> PAGEREF _Toc106394029 \h </w:instrText>
            </w:r>
            <w:r w:rsidR="00AE4884">
              <w:rPr>
                <w:noProof/>
                <w:webHidden/>
              </w:rPr>
            </w:r>
            <w:r w:rsidR="00AE4884">
              <w:rPr>
                <w:noProof/>
                <w:webHidden/>
              </w:rPr>
              <w:fldChar w:fldCharType="separate"/>
            </w:r>
            <w:r w:rsidR="00180D82">
              <w:rPr>
                <w:noProof/>
                <w:webHidden/>
              </w:rPr>
              <w:t>2</w:t>
            </w:r>
            <w:r w:rsidR="00AE4884">
              <w:rPr>
                <w:noProof/>
                <w:webHidden/>
              </w:rPr>
              <w:fldChar w:fldCharType="end"/>
            </w:r>
          </w:hyperlink>
        </w:p>
        <w:p w14:paraId="69B5A67E" w14:textId="2E84CCED" w:rsidR="00AE4884" w:rsidRDefault="00796EFC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SG" w:eastAsia="zh-CN"/>
            </w:rPr>
          </w:pPr>
          <w:hyperlink w:anchor="_Toc106394030" w:history="1">
            <w:r w:rsidR="00AE4884" w:rsidRPr="00201E82">
              <w:rPr>
                <w:rStyle w:val="Hyperlink"/>
                <w:noProof/>
                <w:lang w:val="en-SG"/>
              </w:rPr>
              <w:t>1.4.</w:t>
            </w:r>
            <w:r w:rsidR="00AE4884">
              <w:rPr>
                <w:rFonts w:eastAsiaTheme="minorEastAsia"/>
                <w:noProof/>
                <w:lang w:val="en-SG" w:eastAsia="zh-CN"/>
              </w:rPr>
              <w:tab/>
            </w:r>
            <w:r w:rsidR="00AE4884" w:rsidRPr="00201E82">
              <w:rPr>
                <w:rStyle w:val="Hyperlink"/>
                <w:noProof/>
                <w:lang w:val="en-SG"/>
              </w:rPr>
              <w:t>Definitions and Acronyms</w:t>
            </w:r>
            <w:r w:rsidR="00AE4884">
              <w:rPr>
                <w:noProof/>
                <w:webHidden/>
              </w:rPr>
              <w:tab/>
            </w:r>
            <w:r w:rsidR="00AE4884">
              <w:rPr>
                <w:noProof/>
                <w:webHidden/>
              </w:rPr>
              <w:fldChar w:fldCharType="begin"/>
            </w:r>
            <w:r w:rsidR="00AE4884">
              <w:rPr>
                <w:noProof/>
                <w:webHidden/>
              </w:rPr>
              <w:instrText xml:space="preserve"> PAGEREF _Toc106394030 \h </w:instrText>
            </w:r>
            <w:r w:rsidR="00AE4884">
              <w:rPr>
                <w:noProof/>
                <w:webHidden/>
              </w:rPr>
            </w:r>
            <w:r w:rsidR="00AE4884">
              <w:rPr>
                <w:noProof/>
                <w:webHidden/>
              </w:rPr>
              <w:fldChar w:fldCharType="separate"/>
            </w:r>
            <w:r w:rsidR="00180D82">
              <w:rPr>
                <w:noProof/>
                <w:webHidden/>
              </w:rPr>
              <w:t>2</w:t>
            </w:r>
            <w:r w:rsidR="00AE4884">
              <w:rPr>
                <w:noProof/>
                <w:webHidden/>
              </w:rPr>
              <w:fldChar w:fldCharType="end"/>
            </w:r>
          </w:hyperlink>
        </w:p>
        <w:p w14:paraId="78C12495" w14:textId="6B34E31A" w:rsidR="00AE4884" w:rsidRDefault="00796EFC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SG" w:eastAsia="zh-CN"/>
            </w:rPr>
          </w:pPr>
          <w:hyperlink w:anchor="_Toc106394031" w:history="1">
            <w:r w:rsidR="00AE4884" w:rsidRPr="00201E82">
              <w:rPr>
                <w:rStyle w:val="Hyperlink"/>
                <w:noProof/>
                <w:lang w:val="en-SG"/>
              </w:rPr>
              <w:t>2.</w:t>
            </w:r>
            <w:r w:rsidR="00AE4884">
              <w:rPr>
                <w:rFonts w:eastAsiaTheme="minorEastAsia"/>
                <w:noProof/>
                <w:lang w:val="en-SG" w:eastAsia="zh-CN"/>
              </w:rPr>
              <w:tab/>
            </w:r>
            <w:r w:rsidR="00AE4884" w:rsidRPr="00201E82">
              <w:rPr>
                <w:rStyle w:val="Hyperlink"/>
                <w:noProof/>
                <w:lang w:val="en-SG"/>
              </w:rPr>
              <w:t>Overall System Description</w:t>
            </w:r>
            <w:r w:rsidR="00AE4884">
              <w:rPr>
                <w:noProof/>
                <w:webHidden/>
              </w:rPr>
              <w:tab/>
            </w:r>
            <w:r w:rsidR="00AE4884">
              <w:rPr>
                <w:noProof/>
                <w:webHidden/>
              </w:rPr>
              <w:fldChar w:fldCharType="begin"/>
            </w:r>
            <w:r w:rsidR="00AE4884">
              <w:rPr>
                <w:noProof/>
                <w:webHidden/>
              </w:rPr>
              <w:instrText xml:space="preserve"> PAGEREF _Toc106394031 \h </w:instrText>
            </w:r>
            <w:r w:rsidR="00AE4884">
              <w:rPr>
                <w:noProof/>
                <w:webHidden/>
              </w:rPr>
            </w:r>
            <w:r w:rsidR="00AE4884">
              <w:rPr>
                <w:noProof/>
                <w:webHidden/>
              </w:rPr>
              <w:fldChar w:fldCharType="separate"/>
            </w:r>
            <w:r w:rsidR="00180D82">
              <w:rPr>
                <w:noProof/>
                <w:webHidden/>
              </w:rPr>
              <w:t>3</w:t>
            </w:r>
            <w:r w:rsidR="00AE4884">
              <w:rPr>
                <w:noProof/>
                <w:webHidden/>
              </w:rPr>
              <w:fldChar w:fldCharType="end"/>
            </w:r>
          </w:hyperlink>
        </w:p>
        <w:p w14:paraId="24A56F27" w14:textId="06F6E2F8" w:rsidR="00AE4884" w:rsidRDefault="00796EFC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SG" w:eastAsia="zh-CN"/>
            </w:rPr>
          </w:pPr>
          <w:hyperlink w:anchor="_Toc106394032" w:history="1">
            <w:r w:rsidR="00AE4884" w:rsidRPr="00201E82">
              <w:rPr>
                <w:rStyle w:val="Hyperlink"/>
                <w:noProof/>
                <w:lang w:val="en-SG"/>
              </w:rPr>
              <w:t>2.1.</w:t>
            </w:r>
            <w:r w:rsidR="00AE4884">
              <w:rPr>
                <w:rFonts w:eastAsiaTheme="minorEastAsia"/>
                <w:noProof/>
                <w:lang w:val="en-SG" w:eastAsia="zh-CN"/>
              </w:rPr>
              <w:tab/>
            </w:r>
            <w:r w:rsidR="00AE4884" w:rsidRPr="00201E82">
              <w:rPr>
                <w:rStyle w:val="Hyperlink"/>
                <w:noProof/>
                <w:lang w:val="en-SG"/>
              </w:rPr>
              <w:t>Use Case Diagrams</w:t>
            </w:r>
            <w:r w:rsidR="00AE4884">
              <w:rPr>
                <w:noProof/>
                <w:webHidden/>
              </w:rPr>
              <w:tab/>
            </w:r>
            <w:r w:rsidR="00AE4884">
              <w:rPr>
                <w:noProof/>
                <w:webHidden/>
              </w:rPr>
              <w:fldChar w:fldCharType="begin"/>
            </w:r>
            <w:r w:rsidR="00AE4884">
              <w:rPr>
                <w:noProof/>
                <w:webHidden/>
              </w:rPr>
              <w:instrText xml:space="preserve"> PAGEREF _Toc106394032 \h </w:instrText>
            </w:r>
            <w:r w:rsidR="00AE4884">
              <w:rPr>
                <w:noProof/>
                <w:webHidden/>
              </w:rPr>
            </w:r>
            <w:r w:rsidR="00AE4884">
              <w:rPr>
                <w:noProof/>
                <w:webHidden/>
              </w:rPr>
              <w:fldChar w:fldCharType="separate"/>
            </w:r>
            <w:r w:rsidR="00180D82">
              <w:rPr>
                <w:noProof/>
                <w:webHidden/>
              </w:rPr>
              <w:t>3</w:t>
            </w:r>
            <w:r w:rsidR="00AE4884">
              <w:rPr>
                <w:noProof/>
                <w:webHidden/>
              </w:rPr>
              <w:fldChar w:fldCharType="end"/>
            </w:r>
          </w:hyperlink>
        </w:p>
        <w:p w14:paraId="79A5EAEE" w14:textId="3F323D07" w:rsidR="00AE4884" w:rsidRDefault="00796EFC">
          <w:pPr>
            <w:pStyle w:val="TOC2"/>
            <w:rPr>
              <w:rFonts w:eastAsiaTheme="minorEastAsia"/>
              <w:noProof/>
              <w:lang w:val="en-SG" w:eastAsia="zh-CN"/>
            </w:rPr>
          </w:pPr>
          <w:hyperlink w:anchor="_Toc106394033" w:history="1">
            <w:r w:rsidR="00AE4884">
              <w:rPr>
                <w:noProof/>
                <w:webHidden/>
              </w:rPr>
              <w:tab/>
            </w:r>
            <w:r w:rsidR="00AE4884">
              <w:rPr>
                <w:noProof/>
                <w:webHidden/>
              </w:rPr>
              <w:fldChar w:fldCharType="begin"/>
            </w:r>
            <w:r w:rsidR="00AE4884">
              <w:rPr>
                <w:noProof/>
                <w:webHidden/>
              </w:rPr>
              <w:instrText xml:space="preserve"> PAGEREF _Toc106394033 \h </w:instrText>
            </w:r>
            <w:r w:rsidR="00AE4884">
              <w:rPr>
                <w:noProof/>
                <w:webHidden/>
              </w:rPr>
            </w:r>
            <w:r w:rsidR="00AE4884">
              <w:rPr>
                <w:noProof/>
                <w:webHidden/>
              </w:rPr>
              <w:fldChar w:fldCharType="separate"/>
            </w:r>
            <w:r w:rsidR="00180D82">
              <w:rPr>
                <w:noProof/>
                <w:webHidden/>
              </w:rPr>
              <w:t>3</w:t>
            </w:r>
            <w:r w:rsidR="00AE4884">
              <w:rPr>
                <w:noProof/>
                <w:webHidden/>
              </w:rPr>
              <w:fldChar w:fldCharType="end"/>
            </w:r>
          </w:hyperlink>
        </w:p>
        <w:p w14:paraId="6D329C67" w14:textId="38878B9C" w:rsidR="00AE4884" w:rsidRDefault="00796EFC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SG" w:eastAsia="zh-CN"/>
            </w:rPr>
          </w:pPr>
          <w:hyperlink w:anchor="_Toc106394034" w:history="1">
            <w:r w:rsidR="00AE4884" w:rsidRPr="00201E82">
              <w:rPr>
                <w:rStyle w:val="Hyperlink"/>
                <w:noProof/>
                <w:lang w:val="en-SG"/>
              </w:rPr>
              <w:t>2.2.</w:t>
            </w:r>
            <w:r w:rsidR="00AE4884">
              <w:rPr>
                <w:rFonts w:eastAsiaTheme="minorEastAsia"/>
                <w:noProof/>
                <w:lang w:val="en-SG" w:eastAsia="zh-CN"/>
              </w:rPr>
              <w:tab/>
            </w:r>
            <w:r w:rsidR="00AE4884" w:rsidRPr="00201E82">
              <w:rPr>
                <w:rStyle w:val="Hyperlink"/>
                <w:noProof/>
                <w:lang w:val="en-SG"/>
              </w:rPr>
              <w:t>System Architecture</w:t>
            </w:r>
            <w:r w:rsidR="00AE4884">
              <w:rPr>
                <w:noProof/>
                <w:webHidden/>
              </w:rPr>
              <w:tab/>
            </w:r>
            <w:r w:rsidR="00AE4884">
              <w:rPr>
                <w:noProof/>
                <w:webHidden/>
              </w:rPr>
              <w:fldChar w:fldCharType="begin"/>
            </w:r>
            <w:r w:rsidR="00AE4884">
              <w:rPr>
                <w:noProof/>
                <w:webHidden/>
              </w:rPr>
              <w:instrText xml:space="preserve"> PAGEREF _Toc106394034 \h </w:instrText>
            </w:r>
            <w:r w:rsidR="00AE4884">
              <w:rPr>
                <w:noProof/>
                <w:webHidden/>
              </w:rPr>
            </w:r>
            <w:r w:rsidR="00AE4884">
              <w:rPr>
                <w:noProof/>
                <w:webHidden/>
              </w:rPr>
              <w:fldChar w:fldCharType="separate"/>
            </w:r>
            <w:r w:rsidR="00180D82">
              <w:rPr>
                <w:noProof/>
                <w:webHidden/>
              </w:rPr>
              <w:t>4</w:t>
            </w:r>
            <w:r w:rsidR="00AE4884">
              <w:rPr>
                <w:noProof/>
                <w:webHidden/>
              </w:rPr>
              <w:fldChar w:fldCharType="end"/>
            </w:r>
          </w:hyperlink>
        </w:p>
        <w:p w14:paraId="49A703A5" w14:textId="7FBD1619" w:rsidR="00AE4884" w:rsidRDefault="00796EFC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SG" w:eastAsia="zh-CN"/>
            </w:rPr>
          </w:pPr>
          <w:hyperlink w:anchor="_Toc106394035" w:history="1">
            <w:r w:rsidR="00AE4884" w:rsidRPr="00201E82">
              <w:rPr>
                <w:rStyle w:val="Hyperlink"/>
                <w:noProof/>
                <w:lang w:val="en-SG"/>
              </w:rPr>
              <w:t>2.3.</w:t>
            </w:r>
            <w:r w:rsidR="00AE4884">
              <w:rPr>
                <w:rFonts w:eastAsiaTheme="minorEastAsia"/>
                <w:noProof/>
                <w:lang w:val="en-SG" w:eastAsia="zh-CN"/>
              </w:rPr>
              <w:tab/>
            </w:r>
            <w:r w:rsidR="00AE4884" w:rsidRPr="00201E82">
              <w:rPr>
                <w:rStyle w:val="Hyperlink"/>
                <w:noProof/>
                <w:lang w:val="en-SG"/>
              </w:rPr>
              <w:t>Functional Requirements</w:t>
            </w:r>
            <w:r w:rsidR="00AE4884">
              <w:rPr>
                <w:noProof/>
                <w:webHidden/>
              </w:rPr>
              <w:tab/>
            </w:r>
            <w:r w:rsidR="00AE4884">
              <w:rPr>
                <w:noProof/>
                <w:webHidden/>
              </w:rPr>
              <w:fldChar w:fldCharType="begin"/>
            </w:r>
            <w:r w:rsidR="00AE4884">
              <w:rPr>
                <w:noProof/>
                <w:webHidden/>
              </w:rPr>
              <w:instrText xml:space="preserve"> PAGEREF _Toc106394035 \h </w:instrText>
            </w:r>
            <w:r w:rsidR="00AE4884">
              <w:rPr>
                <w:noProof/>
                <w:webHidden/>
              </w:rPr>
            </w:r>
            <w:r w:rsidR="00AE4884">
              <w:rPr>
                <w:noProof/>
                <w:webHidden/>
              </w:rPr>
              <w:fldChar w:fldCharType="separate"/>
            </w:r>
            <w:r w:rsidR="00180D82">
              <w:rPr>
                <w:noProof/>
                <w:webHidden/>
              </w:rPr>
              <w:t>5</w:t>
            </w:r>
            <w:r w:rsidR="00AE4884">
              <w:rPr>
                <w:noProof/>
                <w:webHidden/>
              </w:rPr>
              <w:fldChar w:fldCharType="end"/>
            </w:r>
          </w:hyperlink>
        </w:p>
        <w:p w14:paraId="27439DE5" w14:textId="3841AD9D" w:rsidR="00AE4884" w:rsidRDefault="00796EFC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SG" w:eastAsia="zh-CN"/>
            </w:rPr>
          </w:pPr>
          <w:hyperlink w:anchor="_Toc106394036" w:history="1">
            <w:r w:rsidR="00AE4884" w:rsidRPr="00201E82">
              <w:rPr>
                <w:rStyle w:val="Hyperlink"/>
                <w:noProof/>
                <w:lang w:val="en-SG"/>
              </w:rPr>
              <w:t>2.3.1.</w:t>
            </w:r>
            <w:r w:rsidR="00AE4884">
              <w:rPr>
                <w:rFonts w:eastAsiaTheme="minorEastAsia"/>
                <w:noProof/>
                <w:lang w:val="en-SG" w:eastAsia="zh-CN"/>
              </w:rPr>
              <w:tab/>
            </w:r>
            <w:r w:rsidR="00AE4884" w:rsidRPr="00201E82">
              <w:rPr>
                <w:rStyle w:val="Hyperlink"/>
                <w:noProof/>
                <w:lang w:val="en-SG"/>
              </w:rPr>
              <w:t>Function PIN Code Access</w:t>
            </w:r>
            <w:r w:rsidR="00AE4884">
              <w:rPr>
                <w:noProof/>
                <w:webHidden/>
              </w:rPr>
              <w:tab/>
            </w:r>
            <w:r w:rsidR="00AE4884">
              <w:rPr>
                <w:noProof/>
                <w:webHidden/>
              </w:rPr>
              <w:fldChar w:fldCharType="begin"/>
            </w:r>
            <w:r w:rsidR="00AE4884">
              <w:rPr>
                <w:noProof/>
                <w:webHidden/>
              </w:rPr>
              <w:instrText xml:space="preserve"> PAGEREF _Toc106394036 \h </w:instrText>
            </w:r>
            <w:r w:rsidR="00AE4884">
              <w:rPr>
                <w:noProof/>
                <w:webHidden/>
              </w:rPr>
            </w:r>
            <w:r w:rsidR="00AE4884">
              <w:rPr>
                <w:noProof/>
                <w:webHidden/>
              </w:rPr>
              <w:fldChar w:fldCharType="separate"/>
            </w:r>
            <w:r w:rsidR="00180D82">
              <w:rPr>
                <w:noProof/>
                <w:webHidden/>
              </w:rPr>
              <w:t>5</w:t>
            </w:r>
            <w:r w:rsidR="00AE4884">
              <w:rPr>
                <w:noProof/>
                <w:webHidden/>
              </w:rPr>
              <w:fldChar w:fldCharType="end"/>
            </w:r>
          </w:hyperlink>
        </w:p>
        <w:p w14:paraId="680D2292" w14:textId="17E3C414" w:rsidR="00AE4884" w:rsidRDefault="00796EFC">
          <w:pPr>
            <w:pStyle w:val="TOC3"/>
            <w:tabs>
              <w:tab w:val="left" w:pos="1320"/>
              <w:tab w:val="right" w:leader="dot" w:pos="9016"/>
            </w:tabs>
            <w:rPr>
              <w:rStyle w:val="Hyperlink"/>
              <w:noProof/>
            </w:rPr>
          </w:pPr>
          <w:hyperlink w:anchor="_Toc106394037" w:history="1">
            <w:r w:rsidR="00AE4884" w:rsidRPr="00201E82">
              <w:rPr>
                <w:rStyle w:val="Hyperlink"/>
                <w:noProof/>
                <w:lang w:val="en-SG"/>
              </w:rPr>
              <w:t>2.3.2.</w:t>
            </w:r>
            <w:r w:rsidR="00AE4884">
              <w:rPr>
                <w:rFonts w:eastAsiaTheme="minorEastAsia"/>
                <w:noProof/>
                <w:lang w:val="en-SG" w:eastAsia="zh-CN"/>
              </w:rPr>
              <w:tab/>
            </w:r>
            <w:r w:rsidR="00AE4884" w:rsidRPr="00201E82">
              <w:rPr>
                <w:rStyle w:val="Hyperlink"/>
                <w:noProof/>
                <w:lang w:val="en-SG"/>
              </w:rPr>
              <w:t>Function NFC Card Access</w:t>
            </w:r>
            <w:r w:rsidR="00AE4884">
              <w:rPr>
                <w:noProof/>
                <w:webHidden/>
              </w:rPr>
              <w:tab/>
            </w:r>
            <w:r w:rsidR="00AE4884">
              <w:rPr>
                <w:noProof/>
                <w:webHidden/>
              </w:rPr>
              <w:fldChar w:fldCharType="begin"/>
            </w:r>
            <w:r w:rsidR="00AE4884">
              <w:rPr>
                <w:noProof/>
                <w:webHidden/>
              </w:rPr>
              <w:instrText xml:space="preserve"> PAGEREF _Toc106394037 \h </w:instrText>
            </w:r>
            <w:r w:rsidR="00AE4884">
              <w:rPr>
                <w:noProof/>
                <w:webHidden/>
              </w:rPr>
            </w:r>
            <w:r w:rsidR="00AE4884">
              <w:rPr>
                <w:noProof/>
                <w:webHidden/>
              </w:rPr>
              <w:fldChar w:fldCharType="separate"/>
            </w:r>
            <w:r w:rsidR="00180D82">
              <w:rPr>
                <w:noProof/>
                <w:webHidden/>
              </w:rPr>
              <w:t>6</w:t>
            </w:r>
            <w:r w:rsidR="00AE4884">
              <w:rPr>
                <w:noProof/>
                <w:webHidden/>
              </w:rPr>
              <w:fldChar w:fldCharType="end"/>
            </w:r>
          </w:hyperlink>
        </w:p>
        <w:p w14:paraId="4DF352E9" w14:textId="2624066B" w:rsidR="00F83492" w:rsidRPr="00F83492" w:rsidRDefault="00E83D4A" w:rsidP="00F83492">
          <w:pPr>
            <w:rPr>
              <w:noProof/>
            </w:rPr>
          </w:pPr>
          <w:r>
            <w:rPr>
              <w:noProof/>
            </w:rPr>
            <w:t xml:space="preserve">         2.3.</w:t>
          </w:r>
          <w:r w:rsidR="00217AEC">
            <w:rPr>
              <w:noProof/>
            </w:rPr>
            <w:t>3</w:t>
          </w:r>
          <w:r>
            <w:rPr>
              <w:noProof/>
            </w:rPr>
            <w:t xml:space="preserve">.       </w:t>
          </w:r>
          <w:r w:rsidR="00217AEC">
            <w:rPr>
              <w:noProof/>
            </w:rPr>
            <w:t xml:space="preserve"> </w:t>
          </w:r>
          <w:r w:rsidR="0054215D">
            <w:rPr>
              <w:noProof/>
            </w:rPr>
            <w:t>Facial Recognition Access</w:t>
          </w:r>
          <w:r w:rsidR="007B00D1">
            <w:rPr>
              <w:noProof/>
            </w:rPr>
            <w:t>…………………………………………………………………………………………</w:t>
          </w:r>
          <w:r w:rsidR="0054215D">
            <w:rPr>
              <w:noProof/>
            </w:rPr>
            <w:t>.</w:t>
          </w:r>
          <w:r w:rsidR="00363377">
            <w:rPr>
              <w:noProof/>
            </w:rPr>
            <w:t xml:space="preserve"> 7</w:t>
          </w:r>
        </w:p>
        <w:p w14:paraId="3FCF8B7C" w14:textId="1A0D3B6B" w:rsidR="00363377" w:rsidRPr="00F83492" w:rsidRDefault="00363377" w:rsidP="00F83492">
          <w:pPr>
            <w:rPr>
              <w:noProof/>
            </w:rPr>
          </w:pPr>
          <w:r>
            <w:rPr>
              <w:noProof/>
            </w:rPr>
            <w:t xml:space="preserve">         2.3.4         In</w:t>
          </w:r>
          <w:r w:rsidR="00A2321F">
            <w:rPr>
              <w:noProof/>
            </w:rPr>
            <w:t>trusion Detection</w:t>
          </w:r>
          <w:r w:rsidR="00272F7F">
            <w:rPr>
              <w:noProof/>
            </w:rPr>
            <w:t>…………………………………………………………………………………………………… 8</w:t>
          </w:r>
        </w:p>
        <w:p w14:paraId="769E5B6B" w14:textId="1B6774B6" w:rsidR="00272F7F" w:rsidRPr="00F83492" w:rsidRDefault="00272F7F" w:rsidP="00F83492">
          <w:pPr>
            <w:rPr>
              <w:noProof/>
            </w:rPr>
          </w:pPr>
          <w:r>
            <w:rPr>
              <w:noProof/>
            </w:rPr>
            <w:t xml:space="preserve">         2.3.5         Remote Access…………………………………………………………………………………………………………. 8</w:t>
          </w:r>
        </w:p>
        <w:p w14:paraId="5AF426B6" w14:textId="69B23A1E" w:rsidR="00AE4884" w:rsidRDefault="00796EFC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SG" w:eastAsia="zh-CN"/>
            </w:rPr>
          </w:pPr>
          <w:hyperlink w:anchor="_Toc106394038" w:history="1">
            <w:r w:rsidR="00AE4884" w:rsidRPr="00201E82">
              <w:rPr>
                <w:rStyle w:val="Hyperlink"/>
                <w:noProof/>
                <w:lang w:val="en-SG"/>
              </w:rPr>
              <w:t>2.4.</w:t>
            </w:r>
            <w:r w:rsidR="00AE4884">
              <w:rPr>
                <w:rFonts w:eastAsiaTheme="minorEastAsia"/>
                <w:noProof/>
                <w:lang w:val="en-SG" w:eastAsia="zh-CN"/>
              </w:rPr>
              <w:tab/>
            </w:r>
            <w:r w:rsidR="00AE4884" w:rsidRPr="00201E82">
              <w:rPr>
                <w:rStyle w:val="Hyperlink"/>
                <w:noProof/>
                <w:lang w:val="en-SG"/>
              </w:rPr>
              <w:t>Non-Functional Requirements</w:t>
            </w:r>
            <w:r w:rsidR="00AE4884">
              <w:rPr>
                <w:noProof/>
                <w:webHidden/>
              </w:rPr>
              <w:tab/>
            </w:r>
            <w:r w:rsidR="00AE4884">
              <w:rPr>
                <w:noProof/>
                <w:webHidden/>
              </w:rPr>
              <w:fldChar w:fldCharType="begin"/>
            </w:r>
            <w:r w:rsidR="00AE4884">
              <w:rPr>
                <w:noProof/>
                <w:webHidden/>
              </w:rPr>
              <w:instrText xml:space="preserve"> PAGEREF _Toc106394038 \h </w:instrText>
            </w:r>
            <w:r w:rsidR="00AE4884">
              <w:rPr>
                <w:noProof/>
                <w:webHidden/>
              </w:rPr>
            </w:r>
            <w:r w:rsidR="00AE4884">
              <w:rPr>
                <w:noProof/>
                <w:webHidden/>
              </w:rPr>
              <w:fldChar w:fldCharType="separate"/>
            </w:r>
            <w:r w:rsidR="00180D82">
              <w:rPr>
                <w:noProof/>
                <w:webHidden/>
              </w:rPr>
              <w:t>8</w:t>
            </w:r>
            <w:r w:rsidR="00AE4884">
              <w:rPr>
                <w:noProof/>
                <w:webHidden/>
              </w:rPr>
              <w:fldChar w:fldCharType="end"/>
            </w:r>
          </w:hyperlink>
        </w:p>
        <w:p w14:paraId="637DEEA1" w14:textId="5C41BB14" w:rsidR="00AE4884" w:rsidRDefault="00796EFC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SG" w:eastAsia="zh-CN"/>
            </w:rPr>
          </w:pPr>
          <w:hyperlink w:anchor="_Toc106394039" w:history="1">
            <w:r w:rsidR="00AE4884" w:rsidRPr="00201E82">
              <w:rPr>
                <w:rStyle w:val="Hyperlink"/>
                <w:noProof/>
                <w:lang w:val="en-SG"/>
              </w:rPr>
              <w:t>2.4.1.</w:t>
            </w:r>
            <w:r w:rsidR="00AE4884">
              <w:rPr>
                <w:rFonts w:eastAsiaTheme="minorEastAsia"/>
                <w:noProof/>
                <w:lang w:val="en-SG" w:eastAsia="zh-CN"/>
              </w:rPr>
              <w:tab/>
            </w:r>
            <w:r w:rsidR="00AE4884" w:rsidRPr="00201E82">
              <w:rPr>
                <w:rStyle w:val="Hyperlink"/>
                <w:noProof/>
                <w:lang w:val="en-SG"/>
              </w:rPr>
              <w:t>Enhanced security</w:t>
            </w:r>
            <w:r w:rsidR="00AE4884">
              <w:rPr>
                <w:noProof/>
                <w:webHidden/>
              </w:rPr>
              <w:tab/>
            </w:r>
            <w:r w:rsidR="00AE4884">
              <w:rPr>
                <w:noProof/>
                <w:webHidden/>
              </w:rPr>
              <w:fldChar w:fldCharType="begin"/>
            </w:r>
            <w:r w:rsidR="00AE4884">
              <w:rPr>
                <w:noProof/>
                <w:webHidden/>
              </w:rPr>
              <w:instrText xml:space="preserve"> PAGEREF _Toc106394039 \h </w:instrText>
            </w:r>
            <w:r w:rsidR="00AE4884">
              <w:rPr>
                <w:noProof/>
                <w:webHidden/>
              </w:rPr>
            </w:r>
            <w:r w:rsidR="00AE4884">
              <w:rPr>
                <w:noProof/>
                <w:webHidden/>
              </w:rPr>
              <w:fldChar w:fldCharType="separate"/>
            </w:r>
            <w:r w:rsidR="00180D82">
              <w:rPr>
                <w:noProof/>
                <w:webHidden/>
              </w:rPr>
              <w:t>8</w:t>
            </w:r>
            <w:r w:rsidR="00AE4884">
              <w:rPr>
                <w:noProof/>
                <w:webHidden/>
              </w:rPr>
              <w:fldChar w:fldCharType="end"/>
            </w:r>
          </w:hyperlink>
        </w:p>
        <w:p w14:paraId="71388082" w14:textId="49681ACD" w:rsidR="00AE4884" w:rsidRDefault="00796EFC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SG" w:eastAsia="zh-CN"/>
            </w:rPr>
          </w:pPr>
          <w:hyperlink w:anchor="_Toc106394040" w:history="1">
            <w:r w:rsidR="00AE4884" w:rsidRPr="00201E82">
              <w:rPr>
                <w:rStyle w:val="Hyperlink"/>
                <w:noProof/>
                <w:lang w:val="en-SG"/>
              </w:rPr>
              <w:t>3.</w:t>
            </w:r>
            <w:r w:rsidR="00AE4884">
              <w:rPr>
                <w:rFonts w:eastAsiaTheme="minorEastAsia"/>
                <w:noProof/>
                <w:lang w:val="en-SG" w:eastAsia="zh-CN"/>
              </w:rPr>
              <w:tab/>
            </w:r>
            <w:r w:rsidR="00AE4884" w:rsidRPr="00201E82">
              <w:rPr>
                <w:rStyle w:val="Hyperlink"/>
                <w:noProof/>
                <w:lang w:val="en-SG"/>
              </w:rPr>
              <w:t>Software Architecture</w:t>
            </w:r>
            <w:r w:rsidR="00AE4884">
              <w:rPr>
                <w:noProof/>
                <w:webHidden/>
              </w:rPr>
              <w:tab/>
            </w:r>
            <w:r w:rsidR="00AE4884">
              <w:rPr>
                <w:noProof/>
                <w:webHidden/>
              </w:rPr>
              <w:fldChar w:fldCharType="begin"/>
            </w:r>
            <w:r w:rsidR="00AE4884">
              <w:rPr>
                <w:noProof/>
                <w:webHidden/>
              </w:rPr>
              <w:instrText xml:space="preserve"> PAGEREF _Toc106394040 \h </w:instrText>
            </w:r>
            <w:r w:rsidR="00AE4884">
              <w:rPr>
                <w:noProof/>
                <w:webHidden/>
              </w:rPr>
            </w:r>
            <w:r w:rsidR="00AE4884">
              <w:rPr>
                <w:noProof/>
                <w:webHidden/>
              </w:rPr>
              <w:fldChar w:fldCharType="separate"/>
            </w:r>
            <w:r w:rsidR="00180D82">
              <w:rPr>
                <w:noProof/>
                <w:webHidden/>
              </w:rPr>
              <w:t>9</w:t>
            </w:r>
            <w:r w:rsidR="00AE4884">
              <w:rPr>
                <w:noProof/>
                <w:webHidden/>
              </w:rPr>
              <w:fldChar w:fldCharType="end"/>
            </w:r>
          </w:hyperlink>
        </w:p>
        <w:p w14:paraId="1FA6FC41" w14:textId="58A09F0A" w:rsidR="00AE4884" w:rsidRDefault="00796EFC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SG" w:eastAsia="zh-CN"/>
            </w:rPr>
          </w:pPr>
          <w:hyperlink w:anchor="_Toc106394041" w:history="1">
            <w:r w:rsidR="00AE4884" w:rsidRPr="00201E82">
              <w:rPr>
                <w:rStyle w:val="Hyperlink"/>
                <w:noProof/>
                <w:lang w:val="en-SG"/>
              </w:rPr>
              <w:t>3.1.</w:t>
            </w:r>
            <w:r w:rsidR="00AE4884">
              <w:rPr>
                <w:rFonts w:eastAsiaTheme="minorEastAsia"/>
                <w:noProof/>
                <w:lang w:val="en-SG" w:eastAsia="zh-CN"/>
              </w:rPr>
              <w:tab/>
            </w:r>
            <w:r w:rsidR="00AE4884" w:rsidRPr="00201E82">
              <w:rPr>
                <w:rStyle w:val="Hyperlink"/>
                <w:noProof/>
                <w:lang w:val="en-SG"/>
              </w:rPr>
              <w:t>Static Software Architecture</w:t>
            </w:r>
            <w:r w:rsidR="00AE4884">
              <w:rPr>
                <w:noProof/>
                <w:webHidden/>
              </w:rPr>
              <w:tab/>
            </w:r>
            <w:r w:rsidR="00AE4884">
              <w:rPr>
                <w:noProof/>
                <w:webHidden/>
              </w:rPr>
              <w:fldChar w:fldCharType="begin"/>
            </w:r>
            <w:r w:rsidR="00AE4884">
              <w:rPr>
                <w:noProof/>
                <w:webHidden/>
              </w:rPr>
              <w:instrText xml:space="preserve"> PAGEREF _Toc106394041 \h </w:instrText>
            </w:r>
            <w:r w:rsidR="00AE4884">
              <w:rPr>
                <w:noProof/>
                <w:webHidden/>
              </w:rPr>
            </w:r>
            <w:r w:rsidR="00AE4884">
              <w:rPr>
                <w:noProof/>
                <w:webHidden/>
              </w:rPr>
              <w:fldChar w:fldCharType="separate"/>
            </w:r>
            <w:r w:rsidR="00180D82">
              <w:rPr>
                <w:noProof/>
                <w:webHidden/>
              </w:rPr>
              <w:t>9</w:t>
            </w:r>
            <w:r w:rsidR="00AE4884">
              <w:rPr>
                <w:noProof/>
                <w:webHidden/>
              </w:rPr>
              <w:fldChar w:fldCharType="end"/>
            </w:r>
          </w:hyperlink>
        </w:p>
        <w:p w14:paraId="188F8C33" w14:textId="3C90B8DA" w:rsidR="00AE4884" w:rsidRDefault="00AE4884">
          <w:r>
            <w:rPr>
              <w:b/>
              <w:bCs/>
              <w:noProof/>
            </w:rPr>
            <w:fldChar w:fldCharType="end"/>
          </w:r>
        </w:p>
      </w:sdtContent>
    </w:sdt>
    <w:p w14:paraId="4723043F" w14:textId="77777777" w:rsidR="00D950C8" w:rsidRDefault="00D950C8" w:rsidP="00D950C8">
      <w:pPr>
        <w:rPr>
          <w:lang w:val="en-SG"/>
        </w:rPr>
      </w:pPr>
    </w:p>
    <w:p w14:paraId="2566BBF5" w14:textId="77777777" w:rsidR="00D950C8" w:rsidRDefault="00D950C8" w:rsidP="00D950C8">
      <w:pPr>
        <w:rPr>
          <w:lang w:val="en-SG"/>
        </w:rPr>
      </w:pPr>
    </w:p>
    <w:p w14:paraId="71455C06" w14:textId="77777777" w:rsidR="00D950C8" w:rsidRDefault="00D950C8" w:rsidP="00D950C8">
      <w:pPr>
        <w:rPr>
          <w:lang w:val="en-SG"/>
        </w:rPr>
      </w:pPr>
    </w:p>
    <w:p w14:paraId="0CE850F6" w14:textId="77777777" w:rsidR="00D950C8" w:rsidRDefault="00D950C8" w:rsidP="00D950C8">
      <w:pPr>
        <w:rPr>
          <w:lang w:val="en-SG"/>
        </w:rPr>
      </w:pPr>
    </w:p>
    <w:p w14:paraId="4776ADBB" w14:textId="77777777" w:rsidR="00D950C8" w:rsidRDefault="00D950C8" w:rsidP="00D950C8">
      <w:pPr>
        <w:rPr>
          <w:lang w:val="en-SG"/>
        </w:rPr>
      </w:pPr>
    </w:p>
    <w:p w14:paraId="2EF3B9E6" w14:textId="77777777" w:rsidR="00D950C8" w:rsidRDefault="00D950C8" w:rsidP="00D950C8">
      <w:pPr>
        <w:rPr>
          <w:lang w:val="en-SG"/>
        </w:rPr>
      </w:pPr>
    </w:p>
    <w:p w14:paraId="572F73A9" w14:textId="77777777" w:rsidR="00810D27" w:rsidRDefault="00810D27" w:rsidP="00D950C8">
      <w:pPr>
        <w:rPr>
          <w:lang w:val="en-SG"/>
        </w:rPr>
      </w:pPr>
    </w:p>
    <w:p w14:paraId="527502B2" w14:textId="77777777" w:rsidR="00810D27" w:rsidRDefault="00810D27" w:rsidP="00D950C8">
      <w:pPr>
        <w:rPr>
          <w:lang w:val="en-SG"/>
        </w:rPr>
      </w:pPr>
    </w:p>
    <w:p w14:paraId="6DF53A82" w14:textId="77777777" w:rsidR="00D950C8" w:rsidRDefault="00D950C8" w:rsidP="00D950C8">
      <w:pPr>
        <w:rPr>
          <w:lang w:val="en-SG"/>
        </w:rPr>
      </w:pPr>
    </w:p>
    <w:p w14:paraId="73D270E1" w14:textId="77777777" w:rsidR="00D950C8" w:rsidRDefault="00D950C8" w:rsidP="00D950C8">
      <w:pPr>
        <w:rPr>
          <w:lang w:val="en-SG"/>
        </w:rPr>
      </w:pPr>
    </w:p>
    <w:p w14:paraId="6B41580E" w14:textId="77777777" w:rsidR="00D950C8" w:rsidRDefault="00D950C8" w:rsidP="00D950C8">
      <w:pPr>
        <w:rPr>
          <w:lang w:val="en-SG"/>
        </w:rPr>
      </w:pPr>
    </w:p>
    <w:p w14:paraId="44DBF5B7" w14:textId="77777777" w:rsidR="00C171B0" w:rsidRPr="00D950C8" w:rsidRDefault="00D950C8" w:rsidP="00A6016F">
      <w:pPr>
        <w:pStyle w:val="Heading1"/>
        <w:numPr>
          <w:ilvl w:val="0"/>
          <w:numId w:val="2"/>
        </w:numPr>
        <w:rPr>
          <w:lang w:val="en-SG"/>
        </w:rPr>
      </w:pPr>
      <w:bookmarkStart w:id="0" w:name="_Toc106394026"/>
      <w:r w:rsidRPr="00D950C8">
        <w:rPr>
          <w:lang w:val="en-SG"/>
        </w:rPr>
        <w:t>Purpose</w:t>
      </w:r>
      <w:bookmarkEnd w:id="0"/>
    </w:p>
    <w:p w14:paraId="456E4539" w14:textId="77777777" w:rsidR="00B64709" w:rsidRDefault="00D950C8" w:rsidP="00B64709">
      <w:pPr>
        <w:pStyle w:val="Heading2"/>
        <w:numPr>
          <w:ilvl w:val="1"/>
          <w:numId w:val="2"/>
        </w:numPr>
        <w:rPr>
          <w:lang w:val="en-SG"/>
        </w:rPr>
      </w:pPr>
      <w:bookmarkStart w:id="1" w:name="_Toc106394027"/>
      <w:r>
        <w:rPr>
          <w:lang w:val="en-SG"/>
        </w:rPr>
        <w:t>Intended Audience</w:t>
      </w:r>
      <w:bookmarkEnd w:id="1"/>
    </w:p>
    <w:p w14:paraId="32626A15" w14:textId="6E713269" w:rsidR="00316084" w:rsidRPr="00B64709" w:rsidRDefault="00A2245D" w:rsidP="00316084">
      <w:pPr>
        <w:ind w:left="360"/>
        <w:rPr>
          <w:lang w:val="en-SG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This SRS document describes the System Requirements and Software Design for an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AloT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Home Automation System, and the target audience are System and Software Engineers working on the development of this project.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048C8152" w14:textId="77777777" w:rsidR="00D950C8" w:rsidRDefault="00D950C8" w:rsidP="00B64709">
      <w:pPr>
        <w:pStyle w:val="Heading2"/>
        <w:numPr>
          <w:ilvl w:val="1"/>
          <w:numId w:val="2"/>
        </w:numPr>
        <w:rPr>
          <w:lang w:val="en-SG"/>
        </w:rPr>
      </w:pPr>
      <w:bookmarkStart w:id="2" w:name="_Toc106394028"/>
      <w:r>
        <w:rPr>
          <w:lang w:val="en-SG"/>
        </w:rPr>
        <w:t>Intended Use</w:t>
      </w:r>
      <w:bookmarkEnd w:id="2"/>
    </w:p>
    <w:p w14:paraId="1D49EA87" w14:textId="77777777" w:rsidR="00980BE6" w:rsidRPr="00980BE6" w:rsidRDefault="008D1375" w:rsidP="00980BE6">
      <w:pPr>
        <w:ind w:left="360"/>
        <w:rPr>
          <w:lang w:val="en-SG"/>
        </w:rPr>
      </w:pPr>
      <w:r>
        <w:rPr>
          <w:lang w:val="en-SG"/>
        </w:rPr>
        <w:t xml:space="preserve">The SRS defines the overall System Architecture and Requirements as well as the Software Architecture and Design. This document is also </w:t>
      </w:r>
      <w:proofErr w:type="gramStart"/>
      <w:r>
        <w:rPr>
          <w:lang w:val="en-SG"/>
        </w:rPr>
        <w:t>contains</w:t>
      </w:r>
      <w:proofErr w:type="gramEnd"/>
      <w:r>
        <w:rPr>
          <w:lang w:val="en-SG"/>
        </w:rPr>
        <w:t xml:space="preserve"> the definition of the System Requirements which shall be used as the input for System Test cases and Software Unit Test cases.</w:t>
      </w:r>
    </w:p>
    <w:p w14:paraId="37B6F850" w14:textId="77777777" w:rsidR="00D950C8" w:rsidRDefault="00D950C8" w:rsidP="00B64709">
      <w:pPr>
        <w:pStyle w:val="Heading2"/>
        <w:numPr>
          <w:ilvl w:val="1"/>
          <w:numId w:val="2"/>
        </w:numPr>
        <w:rPr>
          <w:lang w:val="en-SG"/>
        </w:rPr>
      </w:pPr>
      <w:bookmarkStart w:id="3" w:name="_Toc106394029"/>
      <w:r>
        <w:rPr>
          <w:lang w:val="en-SG"/>
        </w:rPr>
        <w:t>Scope</w:t>
      </w:r>
      <w:bookmarkEnd w:id="3"/>
    </w:p>
    <w:p w14:paraId="0160E28B" w14:textId="77777777" w:rsidR="007435C5" w:rsidRPr="007435C5" w:rsidRDefault="007435C5" w:rsidP="007435C5">
      <w:pPr>
        <w:ind w:left="360"/>
        <w:rPr>
          <w:lang w:val="en-SG"/>
        </w:rPr>
      </w:pPr>
    </w:p>
    <w:p w14:paraId="7CDF9AED" w14:textId="77777777" w:rsidR="00D950C8" w:rsidRDefault="00D950C8" w:rsidP="00B64709">
      <w:pPr>
        <w:pStyle w:val="Heading2"/>
        <w:numPr>
          <w:ilvl w:val="1"/>
          <w:numId w:val="2"/>
        </w:numPr>
        <w:rPr>
          <w:lang w:val="en-SG"/>
        </w:rPr>
      </w:pPr>
      <w:bookmarkStart w:id="4" w:name="_Toc106394030"/>
      <w:r>
        <w:rPr>
          <w:lang w:val="en-SG"/>
        </w:rPr>
        <w:t>Definitions and Acronyms</w:t>
      </w:r>
      <w:bookmarkEnd w:id="4"/>
      <w:r>
        <w:rPr>
          <w:lang w:val="en-SG"/>
        </w:rPr>
        <w:t xml:space="preserve"> </w:t>
      </w:r>
    </w:p>
    <w:p w14:paraId="29476B4A" w14:textId="77777777" w:rsidR="007435C5" w:rsidRDefault="007435C5" w:rsidP="007435C5">
      <w:pPr>
        <w:ind w:left="360"/>
        <w:rPr>
          <w:lang w:val="en-SG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87"/>
        <w:gridCol w:w="6469"/>
      </w:tblGrid>
      <w:tr w:rsidR="00B42DFC" w14:paraId="07FF5877" w14:textId="77777777" w:rsidTr="00A459AF">
        <w:tc>
          <w:tcPr>
            <w:tcW w:w="2187" w:type="dxa"/>
          </w:tcPr>
          <w:p w14:paraId="33EBB832" w14:textId="77777777" w:rsidR="00B42DFC" w:rsidRPr="00B42DFC" w:rsidRDefault="00B42DFC" w:rsidP="007435C5">
            <w:pPr>
              <w:rPr>
                <w:b/>
                <w:lang w:val="en-SG"/>
              </w:rPr>
            </w:pPr>
            <w:r w:rsidRPr="00B42DFC">
              <w:rPr>
                <w:b/>
                <w:lang w:val="en-SG"/>
              </w:rPr>
              <w:t xml:space="preserve">Acronym </w:t>
            </w:r>
          </w:p>
        </w:tc>
        <w:tc>
          <w:tcPr>
            <w:tcW w:w="6469" w:type="dxa"/>
          </w:tcPr>
          <w:p w14:paraId="7506267C" w14:textId="77777777" w:rsidR="00B42DFC" w:rsidRPr="00B42DFC" w:rsidRDefault="00B42DFC" w:rsidP="007435C5">
            <w:pPr>
              <w:rPr>
                <w:b/>
                <w:lang w:val="en-SG"/>
              </w:rPr>
            </w:pPr>
            <w:r w:rsidRPr="00B42DFC">
              <w:rPr>
                <w:b/>
                <w:lang w:val="en-SG"/>
              </w:rPr>
              <w:t>Description</w:t>
            </w:r>
          </w:p>
        </w:tc>
      </w:tr>
      <w:tr w:rsidR="00B42DFC" w14:paraId="64CD788A" w14:textId="77777777" w:rsidTr="00A459AF">
        <w:tc>
          <w:tcPr>
            <w:tcW w:w="2187" w:type="dxa"/>
          </w:tcPr>
          <w:p w14:paraId="69F1729E" w14:textId="40DDFC60" w:rsidR="00B42DFC" w:rsidRDefault="001704F6" w:rsidP="007435C5">
            <w:pPr>
              <w:rPr>
                <w:lang w:val="en-SG"/>
              </w:rPr>
            </w:pPr>
            <w:r>
              <w:rPr>
                <w:lang w:val="en-SG"/>
              </w:rPr>
              <w:t>PIN</w:t>
            </w:r>
          </w:p>
        </w:tc>
        <w:tc>
          <w:tcPr>
            <w:tcW w:w="6469" w:type="dxa"/>
          </w:tcPr>
          <w:p w14:paraId="6EC709BD" w14:textId="7933AF7E" w:rsidR="00B42DFC" w:rsidRDefault="001704F6" w:rsidP="007435C5">
            <w:pPr>
              <w:rPr>
                <w:lang w:val="en-SG"/>
              </w:rPr>
            </w:pPr>
            <w:r>
              <w:rPr>
                <w:lang w:val="en-SG"/>
              </w:rPr>
              <w:t xml:space="preserve">Personal Identification </w:t>
            </w:r>
            <w:r w:rsidR="0084722F">
              <w:rPr>
                <w:lang w:val="en-SG"/>
              </w:rPr>
              <w:t>Number</w:t>
            </w:r>
          </w:p>
        </w:tc>
      </w:tr>
      <w:tr w:rsidR="00B42DFC" w14:paraId="7FA8500C" w14:textId="77777777" w:rsidTr="00A459AF">
        <w:tc>
          <w:tcPr>
            <w:tcW w:w="2187" w:type="dxa"/>
          </w:tcPr>
          <w:p w14:paraId="39964117" w14:textId="77777777" w:rsidR="00B42DFC" w:rsidRDefault="007A78AA" w:rsidP="007435C5">
            <w:pPr>
              <w:rPr>
                <w:lang w:val="en-SG"/>
              </w:rPr>
            </w:pPr>
            <w:r>
              <w:rPr>
                <w:lang w:val="en-SG"/>
              </w:rPr>
              <w:t>LED</w:t>
            </w:r>
          </w:p>
        </w:tc>
        <w:tc>
          <w:tcPr>
            <w:tcW w:w="6469" w:type="dxa"/>
          </w:tcPr>
          <w:p w14:paraId="544BEBF7" w14:textId="77777777" w:rsidR="00B42DFC" w:rsidRDefault="007A78AA" w:rsidP="007435C5">
            <w:pPr>
              <w:rPr>
                <w:lang w:val="en-SG"/>
              </w:rPr>
            </w:pPr>
            <w:r>
              <w:rPr>
                <w:lang w:val="en-SG"/>
              </w:rPr>
              <w:t>Light Emitting Diode</w:t>
            </w:r>
          </w:p>
        </w:tc>
      </w:tr>
      <w:tr w:rsidR="00B42DFC" w14:paraId="61A5AEFC" w14:textId="77777777" w:rsidTr="00A459AF">
        <w:tc>
          <w:tcPr>
            <w:tcW w:w="2187" w:type="dxa"/>
          </w:tcPr>
          <w:p w14:paraId="7713DD15" w14:textId="77777777" w:rsidR="00B42DFC" w:rsidRDefault="00A62FED" w:rsidP="007435C5">
            <w:pPr>
              <w:rPr>
                <w:lang w:val="en-SG"/>
              </w:rPr>
            </w:pPr>
            <w:r>
              <w:rPr>
                <w:lang w:val="en-SG"/>
              </w:rPr>
              <w:t>NFC</w:t>
            </w:r>
          </w:p>
        </w:tc>
        <w:tc>
          <w:tcPr>
            <w:tcW w:w="6469" w:type="dxa"/>
          </w:tcPr>
          <w:p w14:paraId="5015713A" w14:textId="77777777" w:rsidR="00B42DFC" w:rsidRDefault="00A62FED" w:rsidP="007435C5">
            <w:pPr>
              <w:rPr>
                <w:lang w:val="en-SG"/>
              </w:rPr>
            </w:pPr>
            <w:r>
              <w:rPr>
                <w:lang w:val="en-SG"/>
              </w:rPr>
              <w:t>Near Field Communication</w:t>
            </w:r>
          </w:p>
        </w:tc>
      </w:tr>
      <w:tr w:rsidR="00B42DFC" w14:paraId="35F2B99B" w14:textId="77777777" w:rsidTr="00A459AF">
        <w:tc>
          <w:tcPr>
            <w:tcW w:w="2187" w:type="dxa"/>
          </w:tcPr>
          <w:p w14:paraId="2C36EF7C" w14:textId="47B58015" w:rsidR="00B42DFC" w:rsidRDefault="00C57A14" w:rsidP="007435C5">
            <w:pPr>
              <w:rPr>
                <w:lang w:val="en-SG"/>
              </w:rPr>
            </w:pPr>
            <w:r>
              <w:rPr>
                <w:lang w:val="en-SG"/>
              </w:rPr>
              <w:t>LCD</w:t>
            </w:r>
          </w:p>
        </w:tc>
        <w:tc>
          <w:tcPr>
            <w:tcW w:w="6469" w:type="dxa"/>
          </w:tcPr>
          <w:p w14:paraId="528E3E24" w14:textId="1159AD98" w:rsidR="00B42DFC" w:rsidRDefault="00C57A14" w:rsidP="007435C5">
            <w:pPr>
              <w:rPr>
                <w:lang w:val="en-SG"/>
              </w:rPr>
            </w:pPr>
            <w:r>
              <w:rPr>
                <w:lang w:val="en-SG"/>
              </w:rPr>
              <w:t>Liquid-</w:t>
            </w:r>
            <w:r w:rsidR="00F2349B">
              <w:rPr>
                <w:lang w:val="en-SG"/>
              </w:rPr>
              <w:t>C</w:t>
            </w:r>
            <w:r>
              <w:rPr>
                <w:lang w:val="en-SG"/>
              </w:rPr>
              <w:t>rystal Display</w:t>
            </w:r>
          </w:p>
        </w:tc>
      </w:tr>
      <w:tr w:rsidR="0003563E" w14:paraId="6D705D92" w14:textId="77777777" w:rsidTr="00A459AF">
        <w:tc>
          <w:tcPr>
            <w:tcW w:w="2187" w:type="dxa"/>
          </w:tcPr>
          <w:p w14:paraId="3BC73092" w14:textId="7BDEF5FB" w:rsidR="0003563E" w:rsidRDefault="00653080" w:rsidP="007435C5">
            <w:pPr>
              <w:rPr>
                <w:lang w:val="en-SG"/>
              </w:rPr>
            </w:pPr>
            <w:r>
              <w:rPr>
                <w:lang w:val="en-SG"/>
              </w:rPr>
              <w:t>THS</w:t>
            </w:r>
          </w:p>
        </w:tc>
        <w:tc>
          <w:tcPr>
            <w:tcW w:w="6469" w:type="dxa"/>
          </w:tcPr>
          <w:p w14:paraId="639F32E5" w14:textId="63588E02" w:rsidR="0003563E" w:rsidRDefault="00653080" w:rsidP="007435C5">
            <w:pPr>
              <w:rPr>
                <w:lang w:val="en-SG"/>
              </w:rPr>
            </w:pPr>
            <w:r>
              <w:rPr>
                <w:lang w:val="en-SG"/>
              </w:rPr>
              <w:t>Temperature and Humidity Sensor</w:t>
            </w:r>
          </w:p>
        </w:tc>
      </w:tr>
      <w:tr w:rsidR="00212E4A" w14:paraId="18F64198" w14:textId="77777777" w:rsidTr="00A459AF">
        <w:tc>
          <w:tcPr>
            <w:tcW w:w="2187" w:type="dxa"/>
          </w:tcPr>
          <w:p w14:paraId="42E29123" w14:textId="260904F6" w:rsidR="00212E4A" w:rsidRDefault="00212E4A" w:rsidP="007435C5">
            <w:pPr>
              <w:rPr>
                <w:lang w:val="en-SG"/>
              </w:rPr>
            </w:pPr>
            <w:r>
              <w:rPr>
                <w:lang w:val="en-SG"/>
              </w:rPr>
              <w:t>DC</w:t>
            </w:r>
          </w:p>
        </w:tc>
        <w:tc>
          <w:tcPr>
            <w:tcW w:w="6469" w:type="dxa"/>
          </w:tcPr>
          <w:p w14:paraId="08E6CA94" w14:textId="43E54A89" w:rsidR="00212E4A" w:rsidRDefault="00212E4A" w:rsidP="007435C5">
            <w:pPr>
              <w:rPr>
                <w:lang w:val="en-SG"/>
              </w:rPr>
            </w:pPr>
            <w:r>
              <w:rPr>
                <w:lang w:val="en-SG"/>
              </w:rPr>
              <w:t>Direct Current</w:t>
            </w:r>
          </w:p>
        </w:tc>
      </w:tr>
      <w:tr w:rsidR="00344310" w14:paraId="1BAB27B7" w14:textId="77777777" w:rsidTr="00A459AF">
        <w:tc>
          <w:tcPr>
            <w:tcW w:w="2187" w:type="dxa"/>
          </w:tcPr>
          <w:p w14:paraId="7D03714E" w14:textId="3B564F20" w:rsidR="00344310" w:rsidRDefault="00344310" w:rsidP="007435C5">
            <w:pPr>
              <w:rPr>
                <w:lang w:val="en-SG"/>
              </w:rPr>
            </w:pPr>
            <w:r>
              <w:rPr>
                <w:lang w:val="en-SG"/>
              </w:rPr>
              <w:t>HTML</w:t>
            </w:r>
          </w:p>
        </w:tc>
        <w:tc>
          <w:tcPr>
            <w:tcW w:w="6469" w:type="dxa"/>
          </w:tcPr>
          <w:p w14:paraId="081EABA2" w14:textId="085EAE42" w:rsidR="00344310" w:rsidRDefault="00616C6B" w:rsidP="007435C5">
            <w:pPr>
              <w:rPr>
                <w:lang w:val="en-SG"/>
              </w:rPr>
            </w:pPr>
            <w:r>
              <w:rPr>
                <w:lang w:val="en-SG"/>
              </w:rPr>
              <w:t>HyperText Markup Language</w:t>
            </w:r>
          </w:p>
        </w:tc>
      </w:tr>
      <w:tr w:rsidR="00D6064F" w14:paraId="173B5A53" w14:textId="77777777" w:rsidTr="00A459AF">
        <w:tc>
          <w:tcPr>
            <w:tcW w:w="2187" w:type="dxa"/>
          </w:tcPr>
          <w:p w14:paraId="28D5AC5E" w14:textId="7B62F1FC" w:rsidR="00D6064F" w:rsidRDefault="00D6064F" w:rsidP="007435C5">
            <w:pPr>
              <w:rPr>
                <w:lang w:val="en-SG"/>
              </w:rPr>
            </w:pPr>
            <w:r>
              <w:rPr>
                <w:lang w:val="en-SG"/>
              </w:rPr>
              <w:t>LDR</w:t>
            </w:r>
          </w:p>
        </w:tc>
        <w:tc>
          <w:tcPr>
            <w:tcW w:w="6469" w:type="dxa"/>
          </w:tcPr>
          <w:p w14:paraId="28426C24" w14:textId="42C0813A" w:rsidR="00D6064F" w:rsidRDefault="00D6064F" w:rsidP="007435C5">
            <w:pPr>
              <w:rPr>
                <w:lang w:val="en-SG"/>
              </w:rPr>
            </w:pPr>
            <w:r>
              <w:rPr>
                <w:lang w:val="en-SG"/>
              </w:rPr>
              <w:t>Light dependent resistor</w:t>
            </w:r>
          </w:p>
        </w:tc>
      </w:tr>
    </w:tbl>
    <w:p w14:paraId="0AC296D7" w14:textId="77777777" w:rsidR="001B6BB2" w:rsidRDefault="001B6BB2" w:rsidP="007435C5">
      <w:pPr>
        <w:ind w:left="360"/>
        <w:rPr>
          <w:lang w:val="en-SG"/>
        </w:rPr>
      </w:pPr>
    </w:p>
    <w:p w14:paraId="66215FB0" w14:textId="77777777" w:rsidR="00EB4527" w:rsidRDefault="00EB4527" w:rsidP="007435C5">
      <w:pPr>
        <w:ind w:left="360"/>
        <w:rPr>
          <w:lang w:val="en-SG"/>
        </w:rPr>
      </w:pPr>
    </w:p>
    <w:p w14:paraId="2960DBE0" w14:textId="77777777" w:rsidR="00EB4527" w:rsidRDefault="00EB4527" w:rsidP="007435C5">
      <w:pPr>
        <w:ind w:left="360"/>
        <w:rPr>
          <w:lang w:val="en-SG"/>
        </w:rPr>
      </w:pPr>
    </w:p>
    <w:p w14:paraId="03DFDA4C" w14:textId="77777777" w:rsidR="00EB4527" w:rsidRDefault="00EB4527" w:rsidP="007435C5">
      <w:pPr>
        <w:ind w:left="360"/>
        <w:rPr>
          <w:lang w:val="en-SG"/>
        </w:rPr>
      </w:pPr>
    </w:p>
    <w:p w14:paraId="3DC658BF" w14:textId="77777777" w:rsidR="00EB4527" w:rsidRDefault="00EB4527" w:rsidP="007435C5">
      <w:pPr>
        <w:ind w:left="360"/>
        <w:rPr>
          <w:lang w:val="en-SG"/>
        </w:rPr>
      </w:pPr>
    </w:p>
    <w:p w14:paraId="7D4767A2" w14:textId="77777777" w:rsidR="00EB4527" w:rsidRDefault="00EB4527" w:rsidP="007435C5">
      <w:pPr>
        <w:ind w:left="360"/>
        <w:rPr>
          <w:lang w:val="en-SG"/>
        </w:rPr>
      </w:pPr>
    </w:p>
    <w:p w14:paraId="375FA04C" w14:textId="77777777" w:rsidR="00EB4527" w:rsidRDefault="00EB4527" w:rsidP="007435C5">
      <w:pPr>
        <w:ind w:left="360"/>
        <w:rPr>
          <w:lang w:val="en-SG"/>
        </w:rPr>
      </w:pPr>
    </w:p>
    <w:p w14:paraId="6A95538E" w14:textId="77777777" w:rsidR="00EB4527" w:rsidRDefault="00EB4527" w:rsidP="007435C5">
      <w:pPr>
        <w:ind w:left="360"/>
        <w:rPr>
          <w:lang w:val="en-SG"/>
        </w:rPr>
      </w:pPr>
    </w:p>
    <w:p w14:paraId="7DB36784" w14:textId="77777777" w:rsidR="00EB4527" w:rsidRDefault="00EB4527" w:rsidP="007435C5">
      <w:pPr>
        <w:ind w:left="360"/>
        <w:rPr>
          <w:lang w:val="en-SG"/>
        </w:rPr>
      </w:pPr>
    </w:p>
    <w:p w14:paraId="66973999" w14:textId="77777777" w:rsidR="00EB4527" w:rsidRDefault="00EB4527" w:rsidP="007435C5">
      <w:pPr>
        <w:ind w:left="360"/>
        <w:rPr>
          <w:lang w:val="en-SG"/>
        </w:rPr>
      </w:pPr>
    </w:p>
    <w:p w14:paraId="52898C28" w14:textId="77777777" w:rsidR="00EB4527" w:rsidRDefault="00EB4527" w:rsidP="007435C5">
      <w:pPr>
        <w:ind w:left="360"/>
        <w:rPr>
          <w:lang w:val="en-SG"/>
        </w:rPr>
      </w:pPr>
    </w:p>
    <w:p w14:paraId="01D2B1C0" w14:textId="77777777" w:rsidR="00EB4527" w:rsidRDefault="00EB4527" w:rsidP="007435C5">
      <w:pPr>
        <w:ind w:left="360"/>
        <w:rPr>
          <w:lang w:val="en-SG"/>
        </w:rPr>
      </w:pPr>
    </w:p>
    <w:p w14:paraId="29E2D2CC" w14:textId="77777777" w:rsidR="004E7690" w:rsidRDefault="004E7690" w:rsidP="007435C5">
      <w:pPr>
        <w:ind w:left="360"/>
        <w:rPr>
          <w:lang w:val="en-SG"/>
        </w:rPr>
      </w:pPr>
    </w:p>
    <w:p w14:paraId="56C247C1" w14:textId="77777777" w:rsidR="00F83492" w:rsidRDefault="00F83492" w:rsidP="00272F7F">
      <w:pPr>
        <w:rPr>
          <w:ins w:id="5" w:author="{2A132204-8BE9-4303-9453-E99FF517D7EE}" w:date="2022-06-17T21:36:00Z"/>
          <w:lang w:val="en-SG"/>
        </w:rPr>
      </w:pPr>
    </w:p>
    <w:p w14:paraId="22C073AB" w14:textId="77777777" w:rsidR="00EB4527" w:rsidRDefault="00EB4527" w:rsidP="00CC4161">
      <w:pPr>
        <w:rPr>
          <w:lang w:val="en-SG"/>
        </w:rPr>
      </w:pPr>
    </w:p>
    <w:p w14:paraId="4C221A69" w14:textId="77777777" w:rsidR="00D950C8" w:rsidRDefault="00D950C8" w:rsidP="007435C5">
      <w:pPr>
        <w:pStyle w:val="Heading1"/>
        <w:numPr>
          <w:ilvl w:val="0"/>
          <w:numId w:val="2"/>
        </w:numPr>
        <w:rPr>
          <w:lang w:val="en-SG"/>
        </w:rPr>
      </w:pPr>
      <w:bookmarkStart w:id="6" w:name="_Toc106394031"/>
      <w:r>
        <w:rPr>
          <w:lang w:val="en-SG"/>
        </w:rPr>
        <w:t>Overall System Description</w:t>
      </w:r>
      <w:bookmarkEnd w:id="6"/>
      <w:r>
        <w:rPr>
          <w:lang w:val="en-SG"/>
        </w:rPr>
        <w:t xml:space="preserve"> </w:t>
      </w:r>
    </w:p>
    <w:p w14:paraId="73E68153" w14:textId="77777777" w:rsidR="00CE7DF0" w:rsidRDefault="00D950C8" w:rsidP="00CE7DF0">
      <w:pPr>
        <w:pStyle w:val="Heading2"/>
        <w:numPr>
          <w:ilvl w:val="1"/>
          <w:numId w:val="2"/>
        </w:numPr>
        <w:rPr>
          <w:lang w:val="en-SG"/>
        </w:rPr>
      </w:pPr>
      <w:bookmarkStart w:id="7" w:name="_Toc106394032"/>
      <w:r>
        <w:rPr>
          <w:lang w:val="en-SG"/>
        </w:rPr>
        <w:t>Use Case Diagrams</w:t>
      </w:r>
      <w:bookmarkEnd w:id="7"/>
    </w:p>
    <w:p w14:paraId="573CA51E" w14:textId="2FA1F952" w:rsidR="006072C8" w:rsidRPr="00CE7DF0" w:rsidRDefault="007D2419" w:rsidP="00CE7DF0">
      <w:pPr>
        <w:pStyle w:val="Heading2"/>
        <w:ind w:left="360"/>
        <w:rPr>
          <w:lang w:val="en-SG"/>
        </w:rPr>
      </w:pPr>
      <w:bookmarkStart w:id="8" w:name="_Toc106393004"/>
      <w:bookmarkStart w:id="9" w:name="_Toc106394033"/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EA8A164" wp14:editId="750DE500">
                <wp:simplePos x="0" y="0"/>
                <wp:positionH relativeFrom="column">
                  <wp:posOffset>1476375</wp:posOffset>
                </wp:positionH>
                <wp:positionV relativeFrom="paragraph">
                  <wp:posOffset>280035</wp:posOffset>
                </wp:positionV>
                <wp:extent cx="3143250" cy="7086600"/>
                <wp:effectExtent l="0" t="0" r="19050" b="19050"/>
                <wp:wrapNone/>
                <wp:docPr id="1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0" cy="7086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DEBB9F" id="Rectangle: Rounded Corners 18" o:spid="_x0000_s1026" style="position:absolute;margin-left:116.25pt;margin-top:22.05pt;width:247.5pt;height:558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" filled="f" strokecolor="black [3213]" strokeweight="1pt">
                <v:stroke joinstyle="miter"/>
              </v:roundrect>
            </w:pict>
          </mc:Fallback>
        </mc:AlternateContent>
      </w:r>
      <w:bookmarkEnd w:id="8"/>
      <w:bookmarkEnd w:id="9"/>
      <w:r w:rsidR="003D295F">
        <w:t xml:space="preserve">                                </w:t>
      </w:r>
    </w:p>
    <w:p w14:paraId="4C974132" w14:textId="1EE9DFBD" w:rsidR="006072C8" w:rsidRDefault="00450B8A"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340C641F" wp14:editId="470F0B17">
                <wp:simplePos x="0" y="0"/>
                <wp:positionH relativeFrom="column">
                  <wp:posOffset>1981200</wp:posOffset>
                </wp:positionH>
                <wp:positionV relativeFrom="paragraph">
                  <wp:posOffset>71120</wp:posOffset>
                </wp:positionV>
                <wp:extent cx="2219325" cy="371475"/>
                <wp:effectExtent l="0" t="0" r="9525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325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42EA64" w14:textId="77777777" w:rsidR="007D2419" w:rsidRPr="007D1B54" w:rsidRDefault="007D2419" w:rsidP="00D33F5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D1B54">
                              <w:rPr>
                                <w:sz w:val="28"/>
                                <w:szCs w:val="28"/>
                              </w:rPr>
                              <w:t>Home automation system</w:t>
                            </w:r>
                          </w:p>
                          <w:p w14:paraId="3226DD0A" w14:textId="77777777" w:rsidR="007D2419" w:rsidRDefault="007D24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0C641F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156pt;margin-top:5.6pt;width:174.75pt;height:29.2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" fillcolor="white [3201]" stroked="f" strokeweight=".5pt">
                <v:textbox>
                  <w:txbxContent>
                    <w:p w14:paraId="5042EA64" w14:textId="77777777" w:rsidR="007D2419" w:rsidRPr="007D1B54" w:rsidRDefault="007D2419" w:rsidP="00D33F5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D1B54">
                        <w:rPr>
                          <w:sz w:val="28"/>
                          <w:szCs w:val="28"/>
                        </w:rPr>
                        <w:t>Home automation system</w:t>
                      </w:r>
                    </w:p>
                    <w:p w14:paraId="3226DD0A" w14:textId="77777777" w:rsidR="007D2419" w:rsidRDefault="007D2419"/>
                  </w:txbxContent>
                </v:textbox>
              </v:shape>
            </w:pict>
          </mc:Fallback>
        </mc:AlternateContent>
      </w:r>
    </w:p>
    <w:p w14:paraId="61ACF813" w14:textId="04BAC5CB" w:rsidR="006072C8" w:rsidRDefault="003D295F">
      <w:pPr>
        <w:rPr>
          <w:lang w:val="en-SG"/>
        </w:rPr>
      </w:pPr>
      <w:r>
        <w:rPr>
          <w:lang w:val="en-SG"/>
        </w:rPr>
        <w:t xml:space="preserve">      </w:t>
      </w:r>
    </w:p>
    <w:p w14:paraId="43B5D3BC" w14:textId="0C42BCBD" w:rsidR="006072C8" w:rsidRDefault="00450B8A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D0827C3" wp14:editId="795A8329">
                <wp:simplePos x="0" y="0"/>
                <wp:positionH relativeFrom="column">
                  <wp:posOffset>1962150</wp:posOffset>
                </wp:positionH>
                <wp:positionV relativeFrom="paragraph">
                  <wp:posOffset>8890</wp:posOffset>
                </wp:positionV>
                <wp:extent cx="2423795" cy="948690"/>
                <wp:effectExtent l="0" t="0" r="14605" b="2286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795" cy="94869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8B881F" id="Oval 21" o:spid="_x0000_s1026" style="position:absolute;margin-left:154.5pt;margin-top:.7pt;width:190.85pt;height:74.7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" fillcolor="white [3201]" strokecolor="black [3213]" strokeweight="1pt">
                <v:stroke joinstyle="miter"/>
              </v:oval>
            </w:pict>
          </mc:Fallback>
        </mc:AlternateContent>
      </w:r>
    </w:p>
    <w:p w14:paraId="6102A4EE" w14:textId="1DD2EB97" w:rsidR="006072C8" w:rsidRDefault="00136F88"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3782BC9C" wp14:editId="3134FF5D">
                <wp:simplePos x="0" y="0"/>
                <wp:positionH relativeFrom="column">
                  <wp:posOffset>533400</wp:posOffset>
                </wp:positionH>
                <wp:positionV relativeFrom="paragraph">
                  <wp:posOffset>223520</wp:posOffset>
                </wp:positionV>
                <wp:extent cx="1438275" cy="1238250"/>
                <wp:effectExtent l="0" t="0" r="9525" b="19050"/>
                <wp:wrapNone/>
                <wp:docPr id="52" name="Connector: Elbow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8275" cy="1238250"/>
                        </a:xfrm>
                        <a:prstGeom prst="bentConnector3">
                          <a:avLst>
                            <a:gd name="adj1" fmla="val 4470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D909A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52" o:spid="_x0000_s1026" type="#_x0000_t34" style="position:absolute;margin-left:42pt;margin-top:17.6pt;width:113.25pt;height:97.5pt;flip:y;z-index:251658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" adj="9656" strokecolor="black [3200]" strokeweight=".5pt"/>
            </w:pict>
          </mc:Fallback>
        </mc:AlternateContent>
      </w:r>
      <w:r w:rsidR="00450B8A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275208F" wp14:editId="7CBEF1DE">
                <wp:simplePos x="0" y="0"/>
                <wp:positionH relativeFrom="column">
                  <wp:posOffset>2368550</wp:posOffset>
                </wp:positionH>
                <wp:positionV relativeFrom="paragraph">
                  <wp:posOffset>10795</wp:posOffset>
                </wp:positionV>
                <wp:extent cx="1514475" cy="466725"/>
                <wp:effectExtent l="0" t="0" r="9525" b="952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6FC743" w14:textId="66E06190" w:rsidR="00D33F5A" w:rsidRPr="00414224" w:rsidRDefault="00D33F5A" w:rsidP="00D33F5A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P</w:t>
                            </w:r>
                            <w:r w:rsidR="00BD45CC">
                              <w:rPr>
                                <w:lang w:val="en-SG"/>
                              </w:rPr>
                              <w:t xml:space="preserve">IN </w:t>
                            </w:r>
                            <w:r>
                              <w:rPr>
                                <w:lang w:val="en-SG"/>
                              </w:rPr>
                              <w:t>code</w:t>
                            </w:r>
                            <w:r w:rsidR="00BD45CC">
                              <w:rPr>
                                <w:lang w:val="en-SG"/>
                              </w:rPr>
                              <w:t xml:space="preserve"> Access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5208F" id="Text Box 22" o:spid="_x0000_s1027" type="#_x0000_t202" style="position:absolute;margin-left:186.5pt;margin-top:.85pt;width:119.25pt;height:36.7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" fillcolor="white [3201]" stroked="f" strokeweight=".5pt">
                <v:textbox>
                  <w:txbxContent>
                    <w:p w14:paraId="416FC743" w14:textId="66E06190" w:rsidR="00D33F5A" w:rsidRPr="00414224" w:rsidRDefault="00D33F5A" w:rsidP="00D33F5A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P</w:t>
                      </w:r>
                      <w:r w:rsidR="00BD45CC">
                        <w:rPr>
                          <w:lang w:val="en-SG"/>
                        </w:rPr>
                        <w:t xml:space="preserve">IN </w:t>
                      </w:r>
                      <w:r>
                        <w:rPr>
                          <w:lang w:val="en-SG"/>
                        </w:rPr>
                        <w:t>code</w:t>
                      </w:r>
                      <w:r w:rsidR="00BD45CC">
                        <w:rPr>
                          <w:lang w:val="en-SG"/>
                        </w:rPr>
                        <w:t xml:space="preserve"> Access</w:t>
                      </w:r>
                    </w:p>
                  </w:txbxContent>
                </v:textbox>
              </v:shape>
            </w:pict>
          </mc:Fallback>
        </mc:AlternateContent>
      </w:r>
    </w:p>
    <w:p w14:paraId="3D7E39A5" w14:textId="3140CBB0" w:rsidR="006072C8" w:rsidRDefault="006072C8">
      <w:pPr>
        <w:rPr>
          <w:lang w:val="en-SG"/>
        </w:rPr>
      </w:pPr>
    </w:p>
    <w:p w14:paraId="2E763A19" w14:textId="2DA0D4AD" w:rsidR="006072C8" w:rsidRDefault="006072C8">
      <w:pPr>
        <w:rPr>
          <w:lang w:val="en-SG"/>
        </w:rPr>
      </w:pPr>
    </w:p>
    <w:p w14:paraId="089F8BAE" w14:textId="3CF31DF4" w:rsidR="000838AD" w:rsidRDefault="00136F88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84D2B66" wp14:editId="6D0F82E7">
                <wp:simplePos x="0" y="0"/>
                <wp:positionH relativeFrom="column">
                  <wp:posOffset>2362200</wp:posOffset>
                </wp:positionH>
                <wp:positionV relativeFrom="paragraph">
                  <wp:posOffset>433070</wp:posOffset>
                </wp:positionV>
                <wp:extent cx="1514475" cy="466725"/>
                <wp:effectExtent l="0" t="0" r="9525" b="952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93AFEF" w14:textId="68A54347" w:rsidR="00D33F5A" w:rsidRPr="00414224" w:rsidRDefault="00D33F5A" w:rsidP="00D33F5A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NFC Card</w:t>
                            </w:r>
                            <w:r w:rsidR="00BD45CC">
                              <w:rPr>
                                <w:lang w:val="en-SG"/>
                              </w:rPr>
                              <w:t xml:space="preserve"> Access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D2B66" id="Text Box 20" o:spid="_x0000_s1028" type="#_x0000_t202" style="position:absolute;margin-left:186pt;margin-top:34.1pt;width:119.25pt;height:36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" fillcolor="white [3201]" stroked="f" strokeweight=".5pt">
                <v:textbox>
                  <w:txbxContent>
                    <w:p w14:paraId="5493AFEF" w14:textId="68A54347" w:rsidR="00D33F5A" w:rsidRPr="00414224" w:rsidRDefault="00D33F5A" w:rsidP="00D33F5A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NFC Card</w:t>
                      </w:r>
                      <w:r w:rsidR="00BD45CC">
                        <w:rPr>
                          <w:lang w:val="en-SG"/>
                        </w:rPr>
                        <w:t xml:space="preserve"> Access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D7B30EB" wp14:editId="3BAFFD36">
                <wp:simplePos x="0" y="0"/>
                <wp:positionH relativeFrom="column">
                  <wp:posOffset>1879600</wp:posOffset>
                </wp:positionH>
                <wp:positionV relativeFrom="paragraph">
                  <wp:posOffset>158115</wp:posOffset>
                </wp:positionV>
                <wp:extent cx="2424022" cy="948906"/>
                <wp:effectExtent l="0" t="0" r="14605" b="2286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022" cy="948906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E5399F" id="Oval 14" o:spid="_x0000_s1026" style="position:absolute;margin-left:148pt;margin-top:12.45pt;width:190.85pt;height:74.7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" fillcolor="white [3201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5269B4" wp14:editId="269E645C">
                <wp:simplePos x="0" y="0"/>
                <wp:positionH relativeFrom="column">
                  <wp:posOffset>1171575</wp:posOffset>
                </wp:positionH>
                <wp:positionV relativeFrom="paragraph">
                  <wp:posOffset>605155</wp:posOffset>
                </wp:positionV>
                <wp:extent cx="723900" cy="0"/>
                <wp:effectExtent l="0" t="0" r="0" b="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A75A0E" id="Straight Connector 53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25pt,47.65pt" to="149.2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="003131F7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D169F9" wp14:editId="7A1029EB">
                <wp:simplePos x="0" y="0"/>
                <wp:positionH relativeFrom="column">
                  <wp:posOffset>4333875</wp:posOffset>
                </wp:positionH>
                <wp:positionV relativeFrom="paragraph">
                  <wp:posOffset>967105</wp:posOffset>
                </wp:positionV>
                <wp:extent cx="1348105" cy="2152650"/>
                <wp:effectExtent l="0" t="0" r="23495" b="19050"/>
                <wp:wrapNone/>
                <wp:docPr id="50" name="Connector: Elbow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8105" cy="215265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1AA57" id="Connector: Elbow 50" o:spid="_x0000_s1026" type="#_x0000_t34" style="position:absolute;margin-left:341.25pt;margin-top:76.15pt;width:106.15pt;height:169.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" strokecolor="black [3200]" strokeweight=".5pt"/>
            </w:pict>
          </mc:Fallback>
        </mc:AlternateContent>
      </w:r>
      <w:r w:rsidR="00AE34DE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113CB1" wp14:editId="5925275D">
                <wp:simplePos x="0" y="0"/>
                <wp:positionH relativeFrom="column">
                  <wp:posOffset>361950</wp:posOffset>
                </wp:positionH>
                <wp:positionV relativeFrom="paragraph">
                  <wp:posOffset>938530</wp:posOffset>
                </wp:positionV>
                <wp:extent cx="647700" cy="24765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8B606B" w14:textId="6F4D6D01" w:rsidR="006568C8" w:rsidRPr="006568C8" w:rsidRDefault="006568C8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13CB1" id="Text Box 38" o:spid="_x0000_s1029" type="#_x0000_t202" style="position:absolute;margin-left:28.5pt;margin-top:73.9pt;width:51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" fillcolor="white [3201]" stroked="f" strokeweight=".5pt">
                <v:textbox>
                  <w:txbxContent>
                    <w:p w14:paraId="5A8B606B" w14:textId="6F4D6D01" w:rsidR="006568C8" w:rsidRPr="006568C8" w:rsidRDefault="006568C8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User</w:t>
                      </w:r>
                    </w:p>
                  </w:txbxContent>
                </v:textbox>
              </v:shape>
            </w:pict>
          </mc:Fallback>
        </mc:AlternateContent>
      </w:r>
      <w:r w:rsidR="009A2111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89633A" wp14:editId="0163F288">
                <wp:simplePos x="0" y="0"/>
                <wp:positionH relativeFrom="column">
                  <wp:posOffset>5476875</wp:posOffset>
                </wp:positionH>
                <wp:positionV relativeFrom="paragraph">
                  <wp:posOffset>1224280</wp:posOffset>
                </wp:positionV>
                <wp:extent cx="200025" cy="238125"/>
                <wp:effectExtent l="0" t="0" r="28575" b="28575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A9D69B" id="Straight Connector 37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1.25pt,96.4pt" to="447pt,1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9A2111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886DDF2" wp14:editId="725BF36A">
                <wp:simplePos x="0" y="0"/>
                <wp:positionH relativeFrom="column">
                  <wp:posOffset>5657850</wp:posOffset>
                </wp:positionH>
                <wp:positionV relativeFrom="paragraph">
                  <wp:posOffset>1214755</wp:posOffset>
                </wp:positionV>
                <wp:extent cx="209550" cy="257175"/>
                <wp:effectExtent l="0" t="0" r="19050" b="2857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97299F" id="Straight Connector 34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5.5pt,95.65pt" to="462pt,1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9A2111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99FDE0B" wp14:editId="4C962990">
                <wp:simplePos x="0" y="0"/>
                <wp:positionH relativeFrom="column">
                  <wp:posOffset>5419725</wp:posOffset>
                </wp:positionH>
                <wp:positionV relativeFrom="paragraph">
                  <wp:posOffset>700405</wp:posOffset>
                </wp:positionV>
                <wp:extent cx="276225" cy="161925"/>
                <wp:effectExtent l="0" t="0" r="28575" b="2857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161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CF6DF5" id="Straight Connector 33" o:spid="_x0000_s1026" style="position:absolute;flip:x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6.75pt,55.15pt" to="448.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9A2111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B93480C" wp14:editId="37C548AA">
                <wp:simplePos x="0" y="0"/>
                <wp:positionH relativeFrom="column">
                  <wp:posOffset>5686425</wp:posOffset>
                </wp:positionH>
                <wp:positionV relativeFrom="paragraph">
                  <wp:posOffset>700405</wp:posOffset>
                </wp:positionV>
                <wp:extent cx="238125" cy="171450"/>
                <wp:effectExtent l="0" t="0" r="28575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566CC5" id="Straight Connector 32" o:spid="_x0000_s1026" style="position:absolute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7.75pt,55.15pt" to="466.5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 w:rsidR="00B62105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ACF0C83" wp14:editId="268162F3">
                <wp:simplePos x="0" y="0"/>
                <wp:positionH relativeFrom="column">
                  <wp:posOffset>5676900</wp:posOffset>
                </wp:positionH>
                <wp:positionV relativeFrom="paragraph">
                  <wp:posOffset>548005</wp:posOffset>
                </wp:positionV>
                <wp:extent cx="0" cy="685800"/>
                <wp:effectExtent l="0" t="0" r="3810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E93541" id="Straight Connector 28" o:spid="_x0000_s1026" style="position:absolute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7pt,43.15pt" to="447pt,9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="00B62105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5AECEF2" wp14:editId="4CBDB8CD">
                <wp:simplePos x="0" y="0"/>
                <wp:positionH relativeFrom="column">
                  <wp:posOffset>5467350</wp:posOffset>
                </wp:positionH>
                <wp:positionV relativeFrom="paragraph">
                  <wp:posOffset>147955</wp:posOffset>
                </wp:positionV>
                <wp:extent cx="400050" cy="400050"/>
                <wp:effectExtent l="0" t="0" r="19050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0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712CA8" id="Oval 27" o:spid="_x0000_s1026" style="position:absolute;margin-left:430.5pt;margin-top:11.65pt;width:31.5pt;height:31.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" filled="f" strokecolor="black [3213]" strokeweight="1pt">
                <v:stroke joinstyle="miter"/>
              </v:oval>
            </w:pict>
          </mc:Fallback>
        </mc:AlternateContent>
      </w:r>
      <w:r w:rsidR="00B62105">
        <w:rPr>
          <w:noProof/>
        </w:rPr>
        <w:drawing>
          <wp:inline distT="0" distB="0" distL="0" distR="0" wp14:anchorId="39AE3101" wp14:editId="256776FA">
            <wp:extent cx="1212002" cy="1110527"/>
            <wp:effectExtent l="0" t="0" r="762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37524" name="Picture 1198737524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002" cy="111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105">
        <w:rPr>
          <w:lang w:val="en-SG"/>
        </w:rPr>
        <w:t xml:space="preserve">  </w:t>
      </w:r>
      <w:r w:rsidR="00B62105">
        <w:rPr>
          <w:lang w:val="en-SG"/>
        </w:rPr>
        <w:tab/>
      </w:r>
      <w:r w:rsidR="00B62105">
        <w:rPr>
          <w:lang w:val="en-SG"/>
        </w:rPr>
        <w:tab/>
      </w:r>
      <w:r w:rsidR="00B62105">
        <w:rPr>
          <w:lang w:val="en-SG"/>
        </w:rPr>
        <w:tab/>
      </w:r>
      <w:r w:rsidR="00B62105">
        <w:rPr>
          <w:lang w:val="en-SG"/>
        </w:rPr>
        <w:tab/>
      </w:r>
      <w:r w:rsidR="00B62105">
        <w:rPr>
          <w:lang w:val="en-SG"/>
        </w:rPr>
        <w:tab/>
      </w:r>
      <w:r w:rsidR="00B62105">
        <w:rPr>
          <w:lang w:val="en-SG"/>
        </w:rPr>
        <w:tab/>
      </w:r>
      <w:r w:rsidR="00B62105">
        <w:rPr>
          <w:lang w:val="en-SG"/>
        </w:rPr>
        <w:tab/>
      </w:r>
      <w:r w:rsidR="00B62105">
        <w:rPr>
          <w:lang w:val="en-SG"/>
        </w:rPr>
        <w:tab/>
      </w:r>
    </w:p>
    <w:p w14:paraId="6BBE4755" w14:textId="5719114B" w:rsidR="007B79C1" w:rsidRDefault="00136F88">
      <w:pPr>
        <w:rPr>
          <w:lang w:val="en-S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809E686" wp14:editId="1CD70ABD">
                <wp:simplePos x="0" y="0"/>
                <wp:positionH relativeFrom="margin">
                  <wp:posOffset>1824990</wp:posOffset>
                </wp:positionH>
                <wp:positionV relativeFrom="paragraph">
                  <wp:posOffset>13335</wp:posOffset>
                </wp:positionV>
                <wp:extent cx="2423795" cy="948690"/>
                <wp:effectExtent l="0" t="0" r="14605" b="2286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795" cy="94869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F3B2BB" id="Oval 15" o:spid="_x0000_s1026" style="position:absolute;margin-left:143.7pt;margin-top:1.05pt;width:190.85pt;height:74.7pt;z-index:251651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" fillcolor="white [3201]" strokecolor="black [3213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6CCCC79" wp14:editId="30244587">
                <wp:simplePos x="0" y="0"/>
                <wp:positionH relativeFrom="column">
                  <wp:posOffset>2228850</wp:posOffset>
                </wp:positionH>
                <wp:positionV relativeFrom="paragraph">
                  <wp:posOffset>247015</wp:posOffset>
                </wp:positionV>
                <wp:extent cx="1685925" cy="466725"/>
                <wp:effectExtent l="0" t="0" r="9525" b="952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45C826" w14:textId="047DAB02" w:rsidR="00E819FF" w:rsidRPr="00414224" w:rsidRDefault="00F35FB5" w:rsidP="00E819FF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Access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CCC79" id="Text Box 17" o:spid="_x0000_s1030" type="#_x0000_t202" style="position:absolute;margin-left:175.5pt;margin-top:19.45pt;width:132.75pt;height:36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" fillcolor="white [3201]" stroked="f" strokeweight=".5pt">
                <v:textbox>
                  <w:txbxContent>
                    <w:p w14:paraId="7E45C826" w14:textId="047DAB02" w:rsidR="00E819FF" w:rsidRPr="00414224" w:rsidRDefault="00F35FB5" w:rsidP="00E819FF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</w:p>
    <w:p w14:paraId="7DC37FC3" w14:textId="55D10084" w:rsidR="007B79C1" w:rsidRDefault="009301CE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9A54D5" wp14:editId="109B546A">
                <wp:simplePos x="0" y="0"/>
                <wp:positionH relativeFrom="column">
                  <wp:posOffset>4254500</wp:posOffset>
                </wp:positionH>
                <wp:positionV relativeFrom="paragraph">
                  <wp:posOffset>200660</wp:posOffset>
                </wp:positionV>
                <wp:extent cx="1092200" cy="2184400"/>
                <wp:effectExtent l="0" t="0" r="12700" b="25400"/>
                <wp:wrapNone/>
                <wp:docPr id="51" name="Connector: Elbow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2200" cy="21844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B5C98" id="Connector: Elbow 51" o:spid="_x0000_s1026" type="#_x0000_t34" style="position:absolute;margin-left:335pt;margin-top:15.8pt;width:86pt;height:17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" strokecolor="black [3200]" strokeweight=".5pt"/>
            </w:pict>
          </mc:Fallback>
        </mc:AlternateContent>
      </w:r>
      <w:r w:rsidR="00AE34DE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49B0EF76" wp14:editId="00CA7340">
                <wp:simplePos x="0" y="0"/>
                <wp:positionH relativeFrom="column">
                  <wp:posOffset>5372100</wp:posOffset>
                </wp:positionH>
                <wp:positionV relativeFrom="paragraph">
                  <wp:posOffset>37465</wp:posOffset>
                </wp:positionV>
                <wp:extent cx="1009650" cy="24765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003CE0" w14:textId="3632CDD5" w:rsidR="006568C8" w:rsidRPr="006568C8" w:rsidRDefault="006568C8" w:rsidP="006568C8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Intruder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B0EF76" id="Text Box 39" o:spid="_x0000_s1031" type="#_x0000_t202" style="position:absolute;margin-left:423pt;margin-top:2.95pt;width:79.5pt;height:19.5pt;z-index:2516582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" fillcolor="white [3201]" stroked="f" strokeweight=".5pt">
                <v:textbox>
                  <w:txbxContent>
                    <w:p w14:paraId="23003CE0" w14:textId="3632CDD5" w:rsidR="006568C8" w:rsidRPr="006568C8" w:rsidRDefault="006568C8" w:rsidP="006568C8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Intruder</w:t>
                      </w:r>
                    </w:p>
                  </w:txbxContent>
                </v:textbox>
              </v:shape>
            </w:pict>
          </mc:Fallback>
        </mc:AlternateContent>
      </w:r>
    </w:p>
    <w:p w14:paraId="50094DA8" w14:textId="41391FF8" w:rsidR="007B79C1" w:rsidRDefault="007B79C1">
      <w:pPr>
        <w:rPr>
          <w:lang w:val="en-SG"/>
        </w:rPr>
      </w:pPr>
    </w:p>
    <w:p w14:paraId="0FF4FC94" w14:textId="2B0DB0F0" w:rsidR="007B79C1" w:rsidRDefault="00C9397A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E99EDD0" wp14:editId="70853D7C">
                <wp:simplePos x="0" y="0"/>
                <wp:positionH relativeFrom="margin">
                  <wp:align>center</wp:align>
                </wp:positionH>
                <wp:positionV relativeFrom="paragraph">
                  <wp:posOffset>208915</wp:posOffset>
                </wp:positionV>
                <wp:extent cx="1095375" cy="581025"/>
                <wp:effectExtent l="0" t="0" r="9525" b="952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04EC0F" w14:textId="77777777" w:rsidR="00C9397A" w:rsidRDefault="00C939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99EDD0" id="Text Box 11" o:spid="_x0000_s1032" type="#_x0000_t202" style="position:absolute;margin-left:0;margin-top:16.45pt;width:86.25pt;height:45.75pt;z-index:251658241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" fillcolor="white [3201]" stroked="f" strokeweight=".5pt">
                <v:textbox>
                  <w:txbxContent>
                    <w:p w14:paraId="5304EC0F" w14:textId="77777777" w:rsidR="00C9397A" w:rsidRDefault="00C9397A"/>
                  </w:txbxContent>
                </v:textbox>
                <w10:wrap anchorx="margin"/>
              </v:shape>
            </w:pict>
          </mc:Fallback>
        </mc:AlternateContent>
      </w:r>
    </w:p>
    <w:p w14:paraId="448A6560" w14:textId="0E6CE6E7" w:rsidR="007B79C1" w:rsidRDefault="007B79C1" w:rsidP="00C3544E">
      <w:pPr>
        <w:rPr>
          <w:lang w:val="en-SG"/>
        </w:rPr>
      </w:pPr>
    </w:p>
    <w:p w14:paraId="0C5FE2C7" w14:textId="60350F74" w:rsidR="007B79C1" w:rsidRDefault="00136F88" w:rsidP="0093131F">
      <w:pPr>
        <w:rPr>
          <w:lang w:val="en-S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193F5BB" wp14:editId="55AEDFFE">
                <wp:simplePos x="0" y="0"/>
                <wp:positionH relativeFrom="margin">
                  <wp:posOffset>1895475</wp:posOffset>
                </wp:positionH>
                <wp:positionV relativeFrom="paragraph">
                  <wp:posOffset>8890</wp:posOffset>
                </wp:positionV>
                <wp:extent cx="2423795" cy="948690"/>
                <wp:effectExtent l="0" t="0" r="14605" b="2286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795" cy="94869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43E374" id="Oval 24" o:spid="_x0000_s1026" style="position:absolute;margin-left:149.25pt;margin-top:.7pt;width:190.85pt;height:74.7pt;z-index:251658249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" fillcolor="white [3201]" strokecolor="black [3213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FE7698F" wp14:editId="31278F3D">
                <wp:simplePos x="0" y="0"/>
                <wp:positionH relativeFrom="column">
                  <wp:posOffset>2366010</wp:posOffset>
                </wp:positionH>
                <wp:positionV relativeFrom="paragraph">
                  <wp:posOffset>299720</wp:posOffset>
                </wp:positionV>
                <wp:extent cx="1514475" cy="466725"/>
                <wp:effectExtent l="0" t="0" r="9525" b="952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EDC0B0" w14:textId="336BA1FC" w:rsidR="00B62105" w:rsidRPr="00414224" w:rsidRDefault="00B62105" w:rsidP="00B62105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Intrusion Detection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7698F" id="Text Box 25" o:spid="_x0000_s1033" type="#_x0000_t202" style="position:absolute;margin-left:186.3pt;margin-top:23.6pt;width:119.25pt;height:36.7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" fillcolor="white [3201]" stroked="f" strokeweight=".5pt">
                <v:textbox>
                  <w:txbxContent>
                    <w:p w14:paraId="5DEDC0B0" w14:textId="336BA1FC" w:rsidR="00B62105" w:rsidRPr="00414224" w:rsidRDefault="00B62105" w:rsidP="00B62105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Intrusion Detection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58BAA08" w14:textId="06A88C28" w:rsidR="007B79C1" w:rsidRDefault="00AE34DE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11E99435" wp14:editId="19C6962F">
                <wp:simplePos x="0" y="0"/>
                <wp:positionH relativeFrom="column">
                  <wp:posOffset>5486400</wp:posOffset>
                </wp:positionH>
                <wp:positionV relativeFrom="paragraph">
                  <wp:posOffset>1261745</wp:posOffset>
                </wp:positionV>
                <wp:extent cx="200025" cy="238125"/>
                <wp:effectExtent l="0" t="0" r="28575" b="2857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F97D12" id="Straight Connector 47" o:spid="_x0000_s1026" style="position:absolute;flip:x;z-index:251658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in,99.35pt" to="447.75pt,1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43390BB8" wp14:editId="727C4CA8">
                <wp:simplePos x="0" y="0"/>
                <wp:positionH relativeFrom="column">
                  <wp:posOffset>5667375</wp:posOffset>
                </wp:positionH>
                <wp:positionV relativeFrom="paragraph">
                  <wp:posOffset>1252220</wp:posOffset>
                </wp:positionV>
                <wp:extent cx="209550" cy="257175"/>
                <wp:effectExtent l="0" t="0" r="19050" b="28575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660A09" id="Straight Connector 46" o:spid="_x0000_s1026" style="position:absolute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6.25pt,98.6pt" to="462.75pt,1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6E8A3D2F" wp14:editId="2595C317">
                <wp:simplePos x="0" y="0"/>
                <wp:positionH relativeFrom="column">
                  <wp:posOffset>5429250</wp:posOffset>
                </wp:positionH>
                <wp:positionV relativeFrom="paragraph">
                  <wp:posOffset>737870</wp:posOffset>
                </wp:positionV>
                <wp:extent cx="276225" cy="161925"/>
                <wp:effectExtent l="0" t="0" r="28575" b="2857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161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032D3E" id="Straight Connector 45" o:spid="_x0000_s1026" style="position:absolute;flip:x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7.5pt,58.1pt" to="449.25pt,7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11EE5534" wp14:editId="7D6A1F25">
                <wp:simplePos x="0" y="0"/>
                <wp:positionH relativeFrom="column">
                  <wp:posOffset>5695950</wp:posOffset>
                </wp:positionH>
                <wp:positionV relativeFrom="paragraph">
                  <wp:posOffset>737870</wp:posOffset>
                </wp:positionV>
                <wp:extent cx="238125" cy="171450"/>
                <wp:effectExtent l="0" t="0" r="28575" b="190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FBD5F3" id="Straight Connector 44" o:spid="_x0000_s1026" style="position:absolute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8.5pt,58.1pt" to="467.25pt,7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479F85D1" wp14:editId="6B39CDD1">
                <wp:simplePos x="0" y="0"/>
                <wp:positionH relativeFrom="column">
                  <wp:posOffset>5476875</wp:posOffset>
                </wp:positionH>
                <wp:positionV relativeFrom="paragraph">
                  <wp:posOffset>185420</wp:posOffset>
                </wp:positionV>
                <wp:extent cx="400050" cy="400050"/>
                <wp:effectExtent l="0" t="0" r="19050" b="1905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0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C59703" id="Oval 42" o:spid="_x0000_s1026" style="position:absolute;margin-left:431.25pt;margin-top:14.6pt;width:31.5pt;height:31.5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4758623C" wp14:editId="2399C30A">
                <wp:simplePos x="0" y="0"/>
                <wp:positionH relativeFrom="column">
                  <wp:posOffset>5686425</wp:posOffset>
                </wp:positionH>
                <wp:positionV relativeFrom="paragraph">
                  <wp:posOffset>585470</wp:posOffset>
                </wp:positionV>
                <wp:extent cx="0" cy="685800"/>
                <wp:effectExtent l="0" t="0" r="38100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51A2B3" id="Straight Connector 43" o:spid="_x0000_s1026" style="position:absolute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7.75pt,46.1pt" to="447.75pt,10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" strokecolor="black [3200]" strokeweight=".5pt">
                <v:stroke joinstyle="miter"/>
              </v:line>
            </w:pict>
          </mc:Fallback>
        </mc:AlternateContent>
      </w:r>
    </w:p>
    <w:p w14:paraId="6A06E885" w14:textId="41F590F6" w:rsidR="007B79C1" w:rsidRDefault="007B79C1">
      <w:pPr>
        <w:rPr>
          <w:lang w:val="en-SG"/>
        </w:rPr>
      </w:pPr>
    </w:p>
    <w:p w14:paraId="26131A93" w14:textId="7B6B354B" w:rsidR="007B79C1" w:rsidRDefault="007B79C1">
      <w:pPr>
        <w:rPr>
          <w:lang w:val="en-SG"/>
        </w:rPr>
      </w:pPr>
    </w:p>
    <w:p w14:paraId="45EF2E3A" w14:textId="72A7EFF0" w:rsidR="007B79C1" w:rsidRDefault="003131F7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2FACAE98" wp14:editId="3202303D">
                <wp:simplePos x="0" y="0"/>
                <wp:positionH relativeFrom="column">
                  <wp:posOffset>4309745</wp:posOffset>
                </wp:positionH>
                <wp:positionV relativeFrom="paragraph">
                  <wp:posOffset>104775</wp:posOffset>
                </wp:positionV>
                <wp:extent cx="1386205" cy="733425"/>
                <wp:effectExtent l="0" t="0" r="23495" b="28575"/>
                <wp:wrapNone/>
                <wp:docPr id="49" name="Connector: Elb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6205" cy="733425"/>
                        </a:xfrm>
                        <a:prstGeom prst="bentConnector3">
                          <a:avLst>
                            <a:gd name="adj1" fmla="val 6374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0909C" id="Connector: Elbow 49" o:spid="_x0000_s1026" type="#_x0000_t34" style="position:absolute;margin-left:339.35pt;margin-top:8.25pt;width:109.15pt;height:57.75pt;flip:x;z-index:251658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" adj="13768" strokecolor="black [3200]" strokeweight=".5pt"/>
            </w:pict>
          </mc:Fallback>
        </mc:AlternateContent>
      </w:r>
    </w:p>
    <w:p w14:paraId="03CD4316" w14:textId="3726B5A3" w:rsidR="007B79C1" w:rsidRDefault="00AE34DE">
      <w:pPr>
        <w:rPr>
          <w:lang w:val="en-S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561E8C77" wp14:editId="6A45E87B">
                <wp:simplePos x="0" y="0"/>
                <wp:positionH relativeFrom="margin">
                  <wp:posOffset>1885950</wp:posOffset>
                </wp:positionH>
                <wp:positionV relativeFrom="paragraph">
                  <wp:posOffset>104140</wp:posOffset>
                </wp:positionV>
                <wp:extent cx="2423795" cy="948690"/>
                <wp:effectExtent l="0" t="0" r="14605" b="2286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795" cy="94869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55AC0D" id="Oval 29" o:spid="_x0000_s1026" style="position:absolute;margin-left:148.5pt;margin-top:8.2pt;width:190.85pt;height:74.7pt;z-index:251658253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" fillcolor="white [3201]" strokecolor="black [3213]" strokeweight="1pt">
                <v:stroke joinstyle="miter"/>
                <w10:wrap anchorx="margin"/>
              </v:oval>
            </w:pict>
          </mc:Fallback>
        </mc:AlternateContent>
      </w:r>
    </w:p>
    <w:p w14:paraId="74935890" w14:textId="259D837A" w:rsidR="007B79C1" w:rsidRDefault="00AE34DE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36FDB4A5" wp14:editId="75DF8F70">
                <wp:simplePos x="0" y="0"/>
                <wp:positionH relativeFrom="column">
                  <wp:posOffset>5416550</wp:posOffset>
                </wp:positionH>
                <wp:positionV relativeFrom="paragraph">
                  <wp:posOffset>121285</wp:posOffset>
                </wp:positionV>
                <wp:extent cx="1009650" cy="24765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AFD645" w14:textId="63A978EC" w:rsidR="00AE34DE" w:rsidRPr="006568C8" w:rsidRDefault="009301CE" w:rsidP="00AE34DE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FDB4A5" id="Text Box 48" o:spid="_x0000_s1034" type="#_x0000_t202" style="position:absolute;margin-left:426.5pt;margin-top:9.55pt;width:79.5pt;height:19.5pt;z-index:25165826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" fillcolor="white [3201]" stroked="f" strokeweight=".5pt">
                <v:textbox>
                  <w:txbxContent>
                    <w:p w14:paraId="5BAFD645" w14:textId="63A978EC" w:rsidR="00AE34DE" w:rsidRPr="006568C8" w:rsidRDefault="009301CE" w:rsidP="00AE34DE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HTML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49C3B43" wp14:editId="000E951D">
                <wp:simplePos x="0" y="0"/>
                <wp:positionH relativeFrom="column">
                  <wp:posOffset>2337435</wp:posOffset>
                </wp:positionH>
                <wp:positionV relativeFrom="paragraph">
                  <wp:posOffset>109855</wp:posOffset>
                </wp:positionV>
                <wp:extent cx="1514475" cy="466725"/>
                <wp:effectExtent l="0" t="0" r="9525" b="952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E83788" w14:textId="77777777" w:rsidR="009A2111" w:rsidRPr="00414224" w:rsidRDefault="009A2111" w:rsidP="009A2111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Remote Access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C3B43" id="Text Box 31" o:spid="_x0000_s1035" type="#_x0000_t202" style="position:absolute;margin-left:184.05pt;margin-top:8.65pt;width:119.25pt;height:36.75pt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" fillcolor="white [3201]" stroked="f" strokeweight=".5pt">
                <v:textbox>
                  <w:txbxContent>
                    <w:p w14:paraId="62E83788" w14:textId="77777777" w:rsidR="009A2111" w:rsidRPr="00414224" w:rsidRDefault="009A2111" w:rsidP="009A2111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Remote Access</w:t>
                      </w:r>
                    </w:p>
                  </w:txbxContent>
                </v:textbox>
              </v:shape>
            </w:pict>
          </mc:Fallback>
        </mc:AlternateContent>
      </w:r>
    </w:p>
    <w:p w14:paraId="53B987A5" w14:textId="63224E8F" w:rsidR="007B79C1" w:rsidRDefault="007B79C1">
      <w:pPr>
        <w:rPr>
          <w:lang w:val="en-SG"/>
        </w:rPr>
      </w:pPr>
    </w:p>
    <w:p w14:paraId="0F959E2F" w14:textId="77777777" w:rsidR="007B79C1" w:rsidRDefault="007B79C1">
      <w:pPr>
        <w:rPr>
          <w:lang w:val="en-SG"/>
        </w:rPr>
      </w:pPr>
    </w:p>
    <w:p w14:paraId="79E2315C" w14:textId="77777777" w:rsidR="006072C8" w:rsidRDefault="006072C8">
      <w:pPr>
        <w:rPr>
          <w:lang w:val="en-SG"/>
        </w:rPr>
      </w:pPr>
    </w:p>
    <w:p w14:paraId="449CE831" w14:textId="77777777" w:rsidR="00644E4A" w:rsidRDefault="00644E4A">
      <w:pPr>
        <w:rPr>
          <w:lang w:val="en-SG"/>
        </w:rPr>
      </w:pPr>
    </w:p>
    <w:p w14:paraId="41B69DAB" w14:textId="77777777" w:rsidR="00644E4A" w:rsidRDefault="00644E4A">
      <w:pPr>
        <w:rPr>
          <w:lang w:val="en-SG"/>
        </w:rPr>
      </w:pPr>
    </w:p>
    <w:p w14:paraId="758C90C7" w14:textId="77777777" w:rsidR="006072C8" w:rsidRDefault="000838AD" w:rsidP="000838AD">
      <w:pPr>
        <w:pStyle w:val="Heading2"/>
        <w:numPr>
          <w:ilvl w:val="1"/>
          <w:numId w:val="2"/>
        </w:numPr>
        <w:rPr>
          <w:lang w:val="en-SG"/>
        </w:rPr>
      </w:pPr>
      <w:bookmarkStart w:id="10" w:name="_Toc106394034"/>
      <w:r>
        <w:rPr>
          <w:lang w:val="en-SG"/>
        </w:rPr>
        <w:t>System Architecture</w:t>
      </w:r>
      <w:bookmarkEnd w:id="10"/>
    </w:p>
    <w:p w14:paraId="2C9B13F6" w14:textId="77777777" w:rsidR="00B53FC2" w:rsidRDefault="00B53FC2">
      <w:pPr>
        <w:rPr>
          <w:lang w:val="en-SG"/>
        </w:rPr>
      </w:pPr>
    </w:p>
    <w:p w14:paraId="54598CF9" w14:textId="77777777" w:rsidR="00B53FC2" w:rsidRDefault="00EA6B53">
      <w:pPr>
        <w:rPr>
          <w:lang w:val="en-SG"/>
        </w:rPr>
      </w:pPr>
      <w:r>
        <w:rPr>
          <w:noProof/>
          <w:lang w:eastAsia="en-GB"/>
        </w:rPr>
        <mc:AlternateContent>
          <mc:Choice Requires="wpc">
            <w:drawing>
              <wp:inline distT="0" distB="0" distL="0" distR="0" wp14:anchorId="7D641EBD" wp14:editId="62A09222">
                <wp:extent cx="6154473" cy="5011420"/>
                <wp:effectExtent l="0" t="0" r="0" b="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5" name="Rectangle 35"/>
                        <wps:cNvSpPr/>
                        <wps:spPr>
                          <a:xfrm>
                            <a:off x="2017942" y="739746"/>
                            <a:ext cx="2018719" cy="39688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801509" y="2143496"/>
                            <a:ext cx="396150" cy="4310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Rectangle 40"/>
                        <wps:cNvSpPr/>
                        <wps:spPr>
                          <a:xfrm>
                            <a:off x="4542794" y="1078781"/>
                            <a:ext cx="877825" cy="30024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343F70" w14:textId="77777777" w:rsidR="008975D6" w:rsidRDefault="008975D6" w:rsidP="00012981">
                              <w:pPr>
                                <w:spacing w:after="0"/>
                                <w:jc w:val="center"/>
                              </w:pPr>
                              <w:r>
                                <w:t>DC Motor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4535478" y="1633211"/>
                            <a:ext cx="1269711" cy="2997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EC588A" w14:textId="77777777" w:rsidR="008975D6" w:rsidRDefault="008975D6" w:rsidP="00012981">
                              <w:pPr>
                                <w:pStyle w:val="NormalWeb"/>
                                <w:spacing w:before="0" w:beforeAutospacing="0" w:after="0" w:afterAutospacing="0" w:line="257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Servo Motor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Straight Arrow Connector 93"/>
                        <wps:cNvCnPr>
                          <a:endCxn id="40" idx="1"/>
                        </wps:cNvCnPr>
                        <wps:spPr>
                          <a:xfrm>
                            <a:off x="4042702" y="1228902"/>
                            <a:ext cx="499888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Straight Arrow Connector 94"/>
                        <wps:cNvCnPr>
                          <a:endCxn id="91" idx="1"/>
                        </wps:cNvCnPr>
                        <wps:spPr>
                          <a:xfrm>
                            <a:off x="4048640" y="1783071"/>
                            <a:ext cx="486634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Rectangle 95"/>
                        <wps:cNvSpPr/>
                        <wps:spPr>
                          <a:xfrm>
                            <a:off x="4542619" y="2169118"/>
                            <a:ext cx="1269365" cy="2997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ECD75A" w14:textId="7DCE2186" w:rsidR="008975D6" w:rsidRPr="00982BE9" w:rsidRDefault="007B4D13" w:rsidP="00012981">
                              <w:pPr>
                                <w:pStyle w:val="NormalWeb"/>
                                <w:spacing w:before="0" w:beforeAutospacing="0" w:after="0" w:afterAutospacing="0" w:line="254" w:lineRule="auto"/>
                                <w:jc w:val="center"/>
                                <w:rPr>
                                  <w:lang w:val="en-SG"/>
                                </w:rPr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en-SG"/>
                                </w:rPr>
                                <w:t>LED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Straight Arrow Connector 96"/>
                        <wps:cNvCnPr/>
                        <wps:spPr>
                          <a:xfrm>
                            <a:off x="4036582" y="2318978"/>
                            <a:ext cx="505198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Text Box 99"/>
                        <wps:cNvSpPr txBox="1"/>
                        <wps:spPr>
                          <a:xfrm>
                            <a:off x="1886450" y="973776"/>
                            <a:ext cx="1139190" cy="3149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7CCF68" w14:textId="77777777" w:rsidR="00BE5039" w:rsidRDefault="00696D85">
                              <w:r>
                                <w:t xml:space="preserve">   SPI_</w:t>
                              </w:r>
                              <w:r w:rsidR="00BE5039">
                                <w:t>ADC_CH01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4673554" y="2909454"/>
                            <a:ext cx="1268730" cy="54032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B6A29C" w14:textId="77777777" w:rsidR="00012981" w:rsidRDefault="00012981" w:rsidP="00012981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LCD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Right Arrow 101"/>
                        <wps:cNvSpPr/>
                        <wps:spPr>
                          <a:xfrm>
                            <a:off x="4072210" y="3040084"/>
                            <a:ext cx="558321" cy="296883"/>
                          </a:xfrm>
                          <a:prstGeom prst="right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 Box 99"/>
                        <wps:cNvSpPr txBox="1"/>
                        <wps:spPr>
                          <a:xfrm>
                            <a:off x="3672456" y="3059767"/>
                            <a:ext cx="370205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1B294B" w14:textId="77777777" w:rsidR="00696D85" w:rsidRDefault="00696D85" w:rsidP="00696D85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I2C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Text Box 99"/>
                        <wps:cNvSpPr txBox="1"/>
                        <wps:spPr>
                          <a:xfrm>
                            <a:off x="1956390" y="499881"/>
                            <a:ext cx="2115820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118FCD" w14:textId="77777777" w:rsidR="007D4B51" w:rsidRPr="007D4B51" w:rsidRDefault="007D4B51" w:rsidP="007D4B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b/>
                                </w:rPr>
                              </w:pPr>
                              <w:r w:rsidRPr="007D4B51">
                                <w:rPr>
                                  <w:rFonts w:ascii="Calibri" w:eastAsia="Calibri" w:hAnsi="Calibri"/>
                                  <w:b/>
                                  <w:sz w:val="22"/>
                                  <w:szCs w:val="22"/>
                                </w:rPr>
                                <w:t>Raspberry Pi Development Board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rot="1097265">
                            <a:off x="177284" y="1658461"/>
                            <a:ext cx="1188015" cy="1094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307342" y="3091593"/>
                            <a:ext cx="886577" cy="4629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Straight Arrow Connector 110"/>
                        <wps:cNvCnPr/>
                        <wps:spPr>
                          <a:xfrm>
                            <a:off x="1002151" y="3270281"/>
                            <a:ext cx="989848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328441" y="4039481"/>
                            <a:ext cx="984885" cy="5803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1B0094" w14:textId="022145F8" w:rsidR="00A93572" w:rsidRPr="00E80602" w:rsidRDefault="0037235A" w:rsidP="00A93572">
                              <w:pPr>
                                <w:pStyle w:val="NormalWeb"/>
                                <w:spacing w:before="0" w:beforeAutospacing="0" w:after="0" w:afterAutospacing="0" w:line="256" w:lineRule="auto"/>
                                <w:jc w:val="center"/>
                                <w:rPr>
                                  <w:lang w:val="en-SG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  <w:lang w:val="en-SG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79505" y="932475"/>
                            <a:ext cx="1427452" cy="45817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F55EAB" w14:textId="578240F1" w:rsidR="003372FC" w:rsidRPr="00BF2157" w:rsidRDefault="00CE5BE1" w:rsidP="003372FC">
                              <w:pPr>
                                <w:spacing w:line="252" w:lineRule="auto"/>
                                <w:jc w:val="center"/>
                                <w:rPr>
                                  <w:rFonts w:eastAsia="Calibri"/>
                                  <w:lang w:val="en-SG"/>
                                </w:rPr>
                              </w:pPr>
                              <w:r>
                                <w:rPr>
                                  <w:rFonts w:eastAsia="Calibri"/>
                                  <w:lang w:val="en-SG"/>
                                </w:rPr>
                                <w:t>THS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Straight Arrow Connector 92"/>
                        <wps:cNvCnPr/>
                        <wps:spPr>
                          <a:xfrm>
                            <a:off x="1513117" y="1145835"/>
                            <a:ext cx="50482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Straight Arrow Connector 136"/>
                        <wps:cNvCnPr/>
                        <wps:spPr>
                          <a:xfrm>
                            <a:off x="1042330" y="2169118"/>
                            <a:ext cx="98933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Arrow: Left-Right 66"/>
                        <wps:cNvSpPr/>
                        <wps:spPr>
                          <a:xfrm>
                            <a:off x="1313323" y="4102100"/>
                            <a:ext cx="704602" cy="484632"/>
                          </a:xfrm>
                          <a:prstGeom prst="leftRightArrow">
                            <a:avLst/>
                          </a:prstGeom>
                          <a:solidFill>
                            <a:srgbClr val="FFC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D641EBD" id="Canvas 30" o:spid="_x0000_s1036" editas="canvas" style="width:484.6pt;height:394.6pt;mso-position-horizontal-relative:char;mso-position-vertical-relative:line" coordsize="61544,501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7" type="#_x0000_t75" style="position:absolute;width:61544;height:50114;visibility:visible;mso-wrap-style:square">
                  <v:fill o:detectmouseclick="t"/>
                  <v:path o:connecttype="none"/>
                </v:shape>
                <v:rect id="Rectangle 35" o:spid="_x0000_s1038" style="position:absolute;left:20179;top:7397;width:20187;height:39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" fillcolor="white [3212]" strokecolor="#1f4d78 [1604]" strokeweight="1pt"/>
                <v:shape id="Picture 36" o:spid="_x0000_s1039" type="#_x0000_t75" style="position:absolute;left:28015;top:21434;width:3961;height:4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">
                  <v:imagedata r:id="rId15" o:title=""/>
                </v:shape>
                <v:rect id="Rectangle 40" o:spid="_x0000_s1040" style="position:absolute;left:45427;top:10787;width:8779;height:30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e/HvgAAANsAAAAPAAAAZHJzL2Rvd25yZXYueG1sRE/NisIw&#10;EL4LvkMYYW+ausg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McZ78e+AAAA2wAAAA8AAAAAAAAA&#10;AAAAAAAABwIAAGRycy9kb3ducmV2LnhtbFBLBQYAAAAAAwADALcAAADyAgAAAAA=&#10;" fillcolor="#5b9bd5 [3204]" strokecolor="#1f4d78 [1604]" strokeweight="1pt">
                  <v:textbox>
                    <w:txbxContent>
                      <w:p w14:paraId="40343F70" w14:textId="77777777" w:rsidR="008975D6" w:rsidRDefault="008975D6" w:rsidP="00012981">
                        <w:pPr>
                          <w:spacing w:after="0"/>
                          <w:jc w:val="center"/>
                        </w:pPr>
                        <w:r>
                          <w:t>DC Motor</w:t>
                        </w:r>
                      </w:p>
                    </w:txbxContent>
                  </v:textbox>
                </v:rect>
                <v:rect id="Rectangle 91" o:spid="_x0000_s1041" style="position:absolute;left:45354;top:16332;width:12697;height:2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" fillcolor="#5b9bd5 [3204]" strokecolor="#1f4d78 [1604]" strokeweight="1pt">
                  <v:textbox>
                    <w:txbxContent>
                      <w:p w14:paraId="57EC588A" w14:textId="77777777" w:rsidR="008975D6" w:rsidRDefault="008975D6" w:rsidP="00012981">
                        <w:pPr>
                          <w:pStyle w:val="NormalWeb"/>
                          <w:spacing w:before="0" w:beforeAutospacing="0" w:after="0" w:afterAutospacing="0" w:line="257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Servo Motor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3" o:spid="_x0000_s1042" type="#_x0000_t32" style="position:absolute;left:40427;top:12289;width:499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" strokecolor="black [3213]" strokeweight="1.5pt">
                  <v:stroke endarrow="block" joinstyle="miter"/>
                </v:shape>
                <v:shape id="Straight Arrow Connector 94" o:spid="_x0000_s1043" type="#_x0000_t32" style="position:absolute;left:40486;top:17830;width:486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" strokecolor="black [3213]" strokeweight="1.5pt">
                  <v:stroke endarrow="block" joinstyle="miter"/>
                </v:shape>
                <v:rect id="Rectangle 95" o:spid="_x0000_s1044" style="position:absolute;left:45426;top:21691;width:12693;height:2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" fillcolor="#5b9bd5 [3204]" strokecolor="#1f4d78 [1604]" strokeweight="1pt">
                  <v:textbox>
                    <w:txbxContent>
                      <w:p w14:paraId="21ECD75A" w14:textId="7DCE2186" w:rsidR="008975D6" w:rsidRPr="00982BE9" w:rsidRDefault="007B4D13" w:rsidP="00012981">
                        <w:pPr>
                          <w:pStyle w:val="NormalWeb"/>
                          <w:spacing w:before="0" w:beforeAutospacing="0" w:after="0" w:afterAutospacing="0" w:line="254" w:lineRule="auto"/>
                          <w:jc w:val="center"/>
                          <w:rPr>
                            <w:lang w:val="en-SG"/>
                          </w:rPr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en-SG"/>
                          </w:rPr>
                          <w:t>LED</w:t>
                        </w:r>
                      </w:p>
                    </w:txbxContent>
                  </v:textbox>
                </v:rect>
                <v:shape id="Straight Arrow Connector 96" o:spid="_x0000_s1045" type="#_x0000_t32" style="position:absolute;left:40365;top:23189;width:50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" strokecolor="black [3213]" strokeweight="1.5pt">
                  <v:stroke endarrow="block" joinstyle="miter"/>
                </v:shape>
                <v:shape id="Text Box 99" o:spid="_x0000_s1046" type="#_x0000_t202" style="position:absolute;left:18864;top:9737;width:11392;height:31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" filled="f" stroked="f" strokeweight=".5pt">
                  <v:textbox>
                    <w:txbxContent>
                      <w:p w14:paraId="327CCF68" w14:textId="77777777" w:rsidR="00BE5039" w:rsidRDefault="00696D85">
                        <w:r>
                          <w:t xml:space="preserve">   SPI_</w:t>
                        </w:r>
                        <w:r w:rsidR="00BE5039">
                          <w:t>ADC_CH01</w:t>
                        </w:r>
                      </w:p>
                    </w:txbxContent>
                  </v:textbox>
                </v:shape>
                <v:rect id="Rectangle 100" o:spid="_x0000_s1047" style="position:absolute;left:46735;top:29094;width:12687;height:5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" fillcolor="#5b9bd5 [3204]" strokecolor="#1f4d78 [1604]" strokeweight="1pt">
                  <v:textbox>
                    <w:txbxContent>
                      <w:p w14:paraId="63B6A29C" w14:textId="77777777" w:rsidR="00012981" w:rsidRDefault="00012981" w:rsidP="00012981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LCD</w:t>
                        </w:r>
                      </w:p>
                    </w:txbxContent>
                  </v:textbox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101" o:spid="_x0000_s1048" type="#_x0000_t13" style="position:absolute;left:40722;top:30400;width:5583;height:29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" adj="15857" fillcolor="#ffc000 [3207]" stroked="f" strokeweight="1pt"/>
                <v:shape id="Text Box 99" o:spid="_x0000_s1049" type="#_x0000_t202" style="position:absolute;left:36724;top:30597;width:3702;height:31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" filled="f" stroked="f" strokeweight=".5pt">
                  <v:textbox>
                    <w:txbxContent>
                      <w:p w14:paraId="571B294B" w14:textId="77777777" w:rsidR="00696D85" w:rsidRDefault="00696D85" w:rsidP="00696D85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I2C</w:t>
                        </w:r>
                      </w:p>
                    </w:txbxContent>
                  </v:textbox>
                </v:shape>
                <v:shape id="Text Box 99" o:spid="_x0000_s1050" type="#_x0000_t202" style="position:absolute;left:19563;top:4998;width:21159;height:31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" filled="f" stroked="f" strokeweight=".5pt">
                  <v:textbox>
                    <w:txbxContent>
                      <w:p w14:paraId="11118FCD" w14:textId="77777777" w:rsidR="007D4B51" w:rsidRPr="007D4B51" w:rsidRDefault="007D4B51" w:rsidP="007D4B51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b/>
                          </w:rPr>
                        </w:pPr>
                        <w:r w:rsidRPr="007D4B51">
                          <w:rPr>
                            <w:rFonts w:ascii="Calibri" w:eastAsia="Calibri" w:hAnsi="Calibri"/>
                            <w:b/>
                            <w:sz w:val="22"/>
                            <w:szCs w:val="22"/>
                          </w:rPr>
                          <w:t>Raspberry Pi Development Board</w:t>
                        </w:r>
                      </w:p>
                    </w:txbxContent>
                  </v:textbox>
                </v:shape>
                <v:shape id="Picture 105" o:spid="_x0000_s1051" type="#_x0000_t75" style="position:absolute;left:1772;top:16584;width:11880;height:10941;rotation:119850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">
                  <v:imagedata r:id="rId16" o:title=""/>
                </v:shape>
                <v:shape id="Picture 108" o:spid="_x0000_s1052" type="#_x0000_t75" style="position:absolute;left:3073;top:30915;width:8866;height:462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">
                  <v:imagedata r:id="rId17" o:title=""/>
                </v:shape>
                <v:shape id="Straight Arrow Connector 110" o:spid="_x0000_s1053" type="#_x0000_t32" style="position:absolute;left:10021;top:32702;width:989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" strokecolor="black [3213]" strokeweight="1.5pt">
                  <v:stroke endarrow="block" joinstyle="miter"/>
                </v:shape>
                <v:rect id="Rectangle 111" o:spid="_x0000_s1054" style="position:absolute;left:3284;top:40394;width:9849;height:5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" fillcolor="#5b9bd5 [3204]" strokecolor="#1f4d78 [1604]" strokeweight="1pt">
                  <v:textbox>
                    <w:txbxContent>
                      <w:p w14:paraId="7D1B0094" w14:textId="022145F8" w:rsidR="00A93572" w:rsidRPr="00E80602" w:rsidRDefault="0037235A" w:rsidP="00A93572">
                        <w:pPr>
                          <w:pStyle w:val="NormalWeb"/>
                          <w:spacing w:before="0" w:beforeAutospacing="0" w:after="0" w:afterAutospacing="0" w:line="256" w:lineRule="auto"/>
                          <w:jc w:val="center"/>
                          <w:rPr>
                            <w:lang w:val="en-SG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  <w:lang w:val="en-SG"/>
                          </w:rPr>
                          <w:t>HTML</w:t>
                        </w:r>
                      </w:p>
                    </w:txbxContent>
                  </v:textbox>
                </v:rect>
                <v:rect id="Rectangle 90" o:spid="_x0000_s1055" style="position:absolute;left:795;top:9324;width:14274;height:4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" fillcolor="#5b9bd5 [3204]" strokecolor="#1f4d78 [1604]" strokeweight="1pt">
                  <v:textbox>
                    <w:txbxContent>
                      <w:p w14:paraId="7AF55EAB" w14:textId="578240F1" w:rsidR="003372FC" w:rsidRPr="00BF2157" w:rsidRDefault="00CE5BE1" w:rsidP="003372FC">
                        <w:pPr>
                          <w:spacing w:line="252" w:lineRule="auto"/>
                          <w:jc w:val="center"/>
                          <w:rPr>
                            <w:rFonts w:eastAsia="Calibri"/>
                            <w:lang w:val="en-SG"/>
                          </w:rPr>
                        </w:pPr>
                        <w:r>
                          <w:rPr>
                            <w:rFonts w:eastAsia="Calibri"/>
                            <w:lang w:val="en-SG"/>
                          </w:rPr>
                          <w:t>THS</w:t>
                        </w:r>
                      </w:p>
                    </w:txbxContent>
                  </v:textbox>
                </v:rect>
                <v:shape id="Straight Arrow Connector 92" o:spid="_x0000_s1056" type="#_x0000_t32" style="position:absolute;left:15131;top:11458;width:5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" strokecolor="black [3213]" strokeweight="1.5pt">
                  <v:stroke endarrow="block" joinstyle="miter"/>
                </v:shape>
                <v:shape id="Straight Arrow Connector 136" o:spid="_x0000_s1057" type="#_x0000_t32" style="position:absolute;left:10423;top:21691;width:98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" strokecolor="black [3213]" strokeweight="1.5pt">
                  <v:stroke endarrow="block" joinstyle="miter"/>
                </v:shape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Arrow: Left-Right 66" o:spid="_x0000_s1058" type="#_x0000_t69" style="position:absolute;left:13133;top:41021;width:7046;height:48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" adj="7428" fillcolor="#ffc000" strokecolor="#1f4d78 [1604]" strokeweight="1pt"/>
                <w10:anchorlock/>
              </v:group>
            </w:pict>
          </mc:Fallback>
        </mc:AlternateContent>
      </w:r>
    </w:p>
    <w:p w14:paraId="0A8206AD" w14:textId="77777777" w:rsidR="00481168" w:rsidRDefault="00481168">
      <w:pPr>
        <w:rPr>
          <w:lang w:val="en-SG"/>
        </w:rPr>
      </w:pPr>
    </w:p>
    <w:p w14:paraId="3946C2A3" w14:textId="77777777" w:rsidR="00481168" w:rsidRDefault="00481168">
      <w:pPr>
        <w:rPr>
          <w:lang w:val="en-SG"/>
        </w:rPr>
      </w:pPr>
    </w:p>
    <w:p w14:paraId="6AA5ABFF" w14:textId="77777777" w:rsidR="00481168" w:rsidRDefault="00481168">
      <w:pPr>
        <w:rPr>
          <w:lang w:val="en-SG"/>
        </w:rPr>
      </w:pPr>
    </w:p>
    <w:p w14:paraId="70C44C18" w14:textId="77777777" w:rsidR="00481168" w:rsidRDefault="00481168">
      <w:pPr>
        <w:rPr>
          <w:lang w:val="en-SG"/>
        </w:rPr>
      </w:pPr>
    </w:p>
    <w:p w14:paraId="35A83B97" w14:textId="77777777" w:rsidR="00481168" w:rsidRDefault="00481168">
      <w:pPr>
        <w:rPr>
          <w:lang w:val="en-SG"/>
        </w:rPr>
      </w:pPr>
    </w:p>
    <w:p w14:paraId="1202E7E6" w14:textId="77777777" w:rsidR="00481168" w:rsidRDefault="00481168">
      <w:pPr>
        <w:rPr>
          <w:lang w:val="en-SG"/>
        </w:rPr>
      </w:pPr>
    </w:p>
    <w:p w14:paraId="14872671" w14:textId="77777777" w:rsidR="00481168" w:rsidRDefault="00481168">
      <w:pPr>
        <w:rPr>
          <w:lang w:val="en-SG"/>
        </w:rPr>
      </w:pPr>
    </w:p>
    <w:p w14:paraId="1FDA8642" w14:textId="77777777" w:rsidR="00481168" w:rsidRDefault="00481168">
      <w:pPr>
        <w:rPr>
          <w:lang w:val="en-SG"/>
        </w:rPr>
      </w:pPr>
    </w:p>
    <w:p w14:paraId="1D5D5736" w14:textId="77777777" w:rsidR="00481168" w:rsidRDefault="00481168">
      <w:pPr>
        <w:rPr>
          <w:lang w:val="en-SG"/>
        </w:rPr>
      </w:pPr>
    </w:p>
    <w:p w14:paraId="20E7862A" w14:textId="77777777" w:rsidR="00481168" w:rsidRDefault="00481168">
      <w:pPr>
        <w:rPr>
          <w:lang w:val="en-SG"/>
        </w:rPr>
      </w:pPr>
    </w:p>
    <w:p w14:paraId="22259C5D" w14:textId="77777777" w:rsidR="00CE7DF0" w:rsidRDefault="00CE7DF0">
      <w:pPr>
        <w:rPr>
          <w:lang w:val="en-SG"/>
        </w:rPr>
      </w:pPr>
    </w:p>
    <w:p w14:paraId="6D12C109" w14:textId="77777777" w:rsidR="00D950C8" w:rsidRDefault="00E2293D" w:rsidP="007435C5">
      <w:pPr>
        <w:pStyle w:val="Heading2"/>
        <w:numPr>
          <w:ilvl w:val="1"/>
          <w:numId w:val="2"/>
        </w:numPr>
        <w:rPr>
          <w:lang w:val="en-SG"/>
        </w:rPr>
      </w:pPr>
      <w:bookmarkStart w:id="11" w:name="_Toc106394035"/>
      <w:r>
        <w:rPr>
          <w:lang w:val="en-SG"/>
        </w:rPr>
        <w:t>Functional Requirements</w:t>
      </w:r>
      <w:bookmarkEnd w:id="11"/>
    </w:p>
    <w:p w14:paraId="381D5F12" w14:textId="7F5C6907" w:rsidR="00950208" w:rsidRPr="001F5859" w:rsidRDefault="001041D0" w:rsidP="00950208">
      <w:pPr>
        <w:pStyle w:val="Heading3"/>
        <w:numPr>
          <w:ilvl w:val="2"/>
          <w:numId w:val="2"/>
        </w:numPr>
        <w:rPr>
          <w:lang w:val="en-SG"/>
        </w:rPr>
      </w:pPr>
      <w:bookmarkStart w:id="12" w:name="_Toc106394036"/>
      <w:r>
        <w:rPr>
          <w:lang w:val="en-SG"/>
        </w:rPr>
        <w:t>Function</w:t>
      </w:r>
      <w:r w:rsidR="00EB5B22">
        <w:rPr>
          <w:lang w:val="en-SG"/>
        </w:rPr>
        <w:t xml:space="preserve"> </w:t>
      </w:r>
      <w:r w:rsidR="00792D76">
        <w:rPr>
          <w:lang w:val="en-SG"/>
        </w:rPr>
        <w:t>PIN Code Access</w:t>
      </w:r>
      <w:bookmarkEnd w:id="12"/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B06C1E" w14:paraId="47C4ADE5" w14:textId="77777777" w:rsidTr="00476BED">
        <w:tc>
          <w:tcPr>
            <w:tcW w:w="1555" w:type="dxa"/>
          </w:tcPr>
          <w:p w14:paraId="59D512E6" w14:textId="77777777" w:rsidR="00B06C1E" w:rsidRPr="00B06C1E" w:rsidRDefault="00B06C1E" w:rsidP="00950208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5E42E7D5" w14:textId="77777777" w:rsidR="00B06C1E" w:rsidRPr="00B06C1E" w:rsidRDefault="00B06C1E" w:rsidP="00950208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B06C1E" w14:paraId="70549FFA" w14:textId="77777777" w:rsidTr="00476BED">
        <w:tc>
          <w:tcPr>
            <w:tcW w:w="1555" w:type="dxa"/>
          </w:tcPr>
          <w:p w14:paraId="5F500A06" w14:textId="77777777" w:rsidR="00A423E0" w:rsidRDefault="00A423E0" w:rsidP="00950208">
            <w:pPr>
              <w:rPr>
                <w:lang w:val="en-SG"/>
              </w:rPr>
            </w:pPr>
          </w:p>
          <w:p w14:paraId="1C9D6E3C" w14:textId="1C57BAF9" w:rsidR="00B06C1E" w:rsidRDefault="00C1499C" w:rsidP="00950208">
            <w:pPr>
              <w:rPr>
                <w:lang w:val="en-SG"/>
              </w:rPr>
            </w:pPr>
            <w:r>
              <w:rPr>
                <w:lang w:val="en-SG"/>
              </w:rPr>
              <w:t>REQ-</w:t>
            </w:r>
            <w:r w:rsidR="00B74D12">
              <w:rPr>
                <w:lang w:val="en-SG"/>
              </w:rPr>
              <w:t>01</w:t>
            </w:r>
          </w:p>
        </w:tc>
        <w:tc>
          <w:tcPr>
            <w:tcW w:w="7654" w:type="dxa"/>
          </w:tcPr>
          <w:p w14:paraId="5E9AB668" w14:textId="3CC8547D" w:rsidR="00161A0A" w:rsidRPr="00476BED" w:rsidRDefault="00312FFB" w:rsidP="00FF2BDC">
            <w:pPr>
              <w:rPr>
                <w:lang w:val="en-SG"/>
              </w:rPr>
            </w:pPr>
            <w:r>
              <w:rPr>
                <w:lang w:val="en-SG"/>
              </w:rPr>
              <w:t xml:space="preserve">The front door remains in “LOCKED” state if the PIN Code entered </w:t>
            </w:r>
            <w:r w:rsidR="00782ECD">
              <w:rPr>
                <w:lang w:val="en-SG"/>
              </w:rPr>
              <w:t>is</w:t>
            </w:r>
            <w:r>
              <w:rPr>
                <w:lang w:val="en-SG"/>
              </w:rPr>
              <w:t xml:space="preserve"> incorrect.</w:t>
            </w:r>
          </w:p>
        </w:tc>
      </w:tr>
      <w:tr w:rsidR="004D6F16" w14:paraId="0BEE4DAD" w14:textId="77777777" w:rsidTr="00EF0964">
        <w:trPr>
          <w:trHeight w:val="512"/>
        </w:trPr>
        <w:tc>
          <w:tcPr>
            <w:tcW w:w="1555" w:type="dxa"/>
          </w:tcPr>
          <w:p w14:paraId="798A1EBF" w14:textId="77777777" w:rsidR="004D6F16" w:rsidRDefault="004D6F16" w:rsidP="004D6F16">
            <w:pPr>
              <w:rPr>
                <w:lang w:val="en-SG"/>
              </w:rPr>
            </w:pPr>
          </w:p>
          <w:p w14:paraId="42CA7900" w14:textId="724E234B" w:rsidR="004D6F16" w:rsidRDefault="004D6F16" w:rsidP="004D6F16">
            <w:pPr>
              <w:rPr>
                <w:lang w:val="en-SG"/>
              </w:rPr>
            </w:pPr>
            <w:r>
              <w:rPr>
                <w:lang w:val="en-SG"/>
              </w:rPr>
              <w:t>REQ-02</w:t>
            </w:r>
          </w:p>
        </w:tc>
        <w:tc>
          <w:tcPr>
            <w:tcW w:w="7654" w:type="dxa"/>
          </w:tcPr>
          <w:p w14:paraId="6C90D954" w14:textId="7BF01AEE" w:rsidR="004D6F16" w:rsidRPr="00476BED" w:rsidRDefault="004D6F16" w:rsidP="004D6F16">
            <w:pPr>
              <w:rPr>
                <w:lang w:val="en-SG"/>
              </w:rPr>
            </w:pPr>
            <w:r>
              <w:rPr>
                <w:lang w:val="en-SG"/>
              </w:rPr>
              <w:t>The front door remains in “LOCKED” state if there is no PIN Code entered.</w:t>
            </w:r>
          </w:p>
        </w:tc>
      </w:tr>
      <w:tr w:rsidR="004D6F16" w14:paraId="02F88D6F" w14:textId="77777777" w:rsidTr="00476BED">
        <w:tc>
          <w:tcPr>
            <w:tcW w:w="1555" w:type="dxa"/>
          </w:tcPr>
          <w:p w14:paraId="50269786" w14:textId="77777777" w:rsidR="004D6F16" w:rsidRDefault="004D6F16" w:rsidP="004D6F16">
            <w:pPr>
              <w:rPr>
                <w:lang w:val="en-SG"/>
              </w:rPr>
            </w:pPr>
          </w:p>
          <w:p w14:paraId="738FD9ED" w14:textId="32D2407E" w:rsidR="004D6F16" w:rsidRDefault="004D6F16" w:rsidP="004D6F16">
            <w:pPr>
              <w:rPr>
                <w:lang w:val="en-SG"/>
              </w:rPr>
            </w:pPr>
            <w:r>
              <w:rPr>
                <w:lang w:val="en-SG"/>
              </w:rPr>
              <w:t>REQ-03</w:t>
            </w:r>
          </w:p>
        </w:tc>
        <w:tc>
          <w:tcPr>
            <w:tcW w:w="7654" w:type="dxa"/>
          </w:tcPr>
          <w:p w14:paraId="70A848AA" w14:textId="1E6BBE7C" w:rsidR="004D6F16" w:rsidRDefault="009037A4" w:rsidP="004D6F16">
            <w:pPr>
              <w:rPr>
                <w:lang w:val="en-SG"/>
              </w:rPr>
            </w:pPr>
            <w:r>
              <w:rPr>
                <w:lang w:val="en-SG"/>
              </w:rPr>
              <w:t xml:space="preserve">The front door changes to “UNLOCKED” state </w:t>
            </w:r>
            <w:r w:rsidR="00564A91">
              <w:rPr>
                <w:lang w:val="en-SG"/>
              </w:rPr>
              <w:t xml:space="preserve">if the PIN </w:t>
            </w:r>
            <w:r w:rsidR="009D4266">
              <w:rPr>
                <w:lang w:val="en-SG"/>
              </w:rPr>
              <w:t xml:space="preserve">Code entered is </w:t>
            </w:r>
            <w:r w:rsidR="000C21E0">
              <w:rPr>
                <w:lang w:val="en-SG"/>
              </w:rPr>
              <w:t>the sam</w:t>
            </w:r>
            <w:r w:rsidR="00B30DAD">
              <w:rPr>
                <w:lang w:val="en-SG"/>
              </w:rPr>
              <w:t>e as PIN Code 1.</w:t>
            </w:r>
          </w:p>
        </w:tc>
      </w:tr>
      <w:tr w:rsidR="004D6F16" w14:paraId="6788B8C2" w14:textId="77777777" w:rsidTr="005D5E48">
        <w:trPr>
          <w:trHeight w:val="543"/>
        </w:trPr>
        <w:tc>
          <w:tcPr>
            <w:tcW w:w="1555" w:type="dxa"/>
            <w:vAlign w:val="bottom"/>
          </w:tcPr>
          <w:p w14:paraId="349E4E78" w14:textId="54643C59" w:rsidR="004D6F16" w:rsidRDefault="004D6F16" w:rsidP="004D6F16">
            <w:pPr>
              <w:rPr>
                <w:lang w:val="en-SG"/>
              </w:rPr>
            </w:pPr>
            <w:r>
              <w:rPr>
                <w:lang w:val="en-SG"/>
              </w:rPr>
              <w:t>REQ-04</w:t>
            </w:r>
          </w:p>
        </w:tc>
        <w:tc>
          <w:tcPr>
            <w:tcW w:w="7654" w:type="dxa"/>
          </w:tcPr>
          <w:p w14:paraId="3835158E" w14:textId="4CDBA5A4" w:rsidR="004D6F16" w:rsidRDefault="38BDCA78" w:rsidP="004D6F16">
            <w:pPr>
              <w:rPr>
                <w:lang w:val="en-SG"/>
              </w:rPr>
            </w:pPr>
            <w:r w:rsidRPr="38BDCA78">
              <w:rPr>
                <w:lang w:val="en-SG"/>
              </w:rPr>
              <w:t>The front door changes to “UNLOCKED” state if the PIN Code entered is the same as Pin Code 2.</w:t>
            </w:r>
          </w:p>
        </w:tc>
      </w:tr>
      <w:tr w:rsidR="00B30DAD" w14:paraId="159F6FC8" w14:textId="77777777" w:rsidTr="005D5E48">
        <w:trPr>
          <w:trHeight w:val="543"/>
        </w:trPr>
        <w:tc>
          <w:tcPr>
            <w:tcW w:w="1555" w:type="dxa"/>
            <w:vAlign w:val="bottom"/>
          </w:tcPr>
          <w:p w14:paraId="56BF8B59" w14:textId="6428766A" w:rsidR="00B30DAD" w:rsidRDefault="00B30DAD" w:rsidP="00B30DAD">
            <w:pPr>
              <w:rPr>
                <w:lang w:val="en-SG"/>
              </w:rPr>
            </w:pPr>
            <w:r>
              <w:rPr>
                <w:lang w:val="en-SG"/>
              </w:rPr>
              <w:t>REQ-05</w:t>
            </w:r>
          </w:p>
        </w:tc>
        <w:tc>
          <w:tcPr>
            <w:tcW w:w="7654" w:type="dxa"/>
          </w:tcPr>
          <w:p w14:paraId="0D51C92D" w14:textId="6AB1F3E5" w:rsidR="00B30DAD" w:rsidRDefault="00B30DAD" w:rsidP="00B30DAD">
            <w:pPr>
              <w:rPr>
                <w:lang w:val="en-SG"/>
              </w:rPr>
            </w:pPr>
            <w:r>
              <w:rPr>
                <w:lang w:val="en-SG"/>
              </w:rPr>
              <w:t xml:space="preserve">The front door changes to “UNLOCKED” state if the PIN Code entered is the same as </w:t>
            </w:r>
            <w:r w:rsidR="008456C7">
              <w:rPr>
                <w:lang w:val="en-SG"/>
              </w:rPr>
              <w:t>PIN</w:t>
            </w:r>
            <w:r>
              <w:rPr>
                <w:lang w:val="en-SG"/>
              </w:rPr>
              <w:t xml:space="preserve"> Code 3.</w:t>
            </w:r>
          </w:p>
        </w:tc>
      </w:tr>
    </w:tbl>
    <w:p w14:paraId="7D843016" w14:textId="0F7F034E" w:rsidR="000E41E2" w:rsidRDefault="00073CBD" w:rsidP="000E41E2">
      <w:pPr>
        <w:rPr>
          <w:lang w:val="en-SG"/>
        </w:rPr>
      </w:pPr>
      <w:r>
        <w:rPr>
          <w:noProof/>
          <w:lang w:val="en-SG"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491A5CED" wp14:editId="64B39C37">
                <wp:simplePos x="0" y="0"/>
                <wp:positionH relativeFrom="column">
                  <wp:posOffset>6538595</wp:posOffset>
                </wp:positionH>
                <wp:positionV relativeFrom="paragraph">
                  <wp:posOffset>387985</wp:posOffset>
                </wp:positionV>
                <wp:extent cx="9000" cy="360"/>
                <wp:effectExtent l="57150" t="38100" r="48260" b="57150"/>
                <wp:wrapNone/>
                <wp:docPr id="1757859438" name="Ink 1757859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BEDBE" id="Ink 1757859438" o:spid="_x0000_s1026" type="#_x0000_t75" style="position:absolute;margin-left:514.15pt;margin-top:29.85pt;width:2.05pt;height:1.45pt;z-index:251658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">
                <v:imagedata r:id="rId19" o:title=""/>
              </v:shape>
            </w:pict>
          </mc:Fallback>
        </mc:AlternateContent>
      </w:r>
      <w:r w:rsidR="00DC67DD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16AE830E" wp14:editId="7D5308C3">
                <wp:simplePos x="0" y="0"/>
                <wp:positionH relativeFrom="column">
                  <wp:posOffset>2181225</wp:posOffset>
                </wp:positionH>
                <wp:positionV relativeFrom="paragraph">
                  <wp:posOffset>248285</wp:posOffset>
                </wp:positionV>
                <wp:extent cx="1466850" cy="571500"/>
                <wp:effectExtent l="0" t="0" r="19050" b="1905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5715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9E55EC" w14:textId="1B7F3609" w:rsidR="00282F24" w:rsidRPr="0010782D" w:rsidRDefault="00866408" w:rsidP="00282F24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 w:rsidRPr="0010782D">
                              <w:rPr>
                                <w:lang w:val="en-SG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AE830E" id="Oval 55" o:spid="_x0000_s1059" style="position:absolute;margin-left:171.75pt;margin-top:19.55pt;width:115.5pt;height:45pt;z-index:251658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" fillcolor="#70ad47 [3209]" strokecolor="#375623 [1609]" strokeweight="1pt">
                <v:stroke joinstyle="miter"/>
                <v:textbox>
                  <w:txbxContent>
                    <w:p w14:paraId="489E55EC" w14:textId="1B7F3609" w:rsidR="00282F24" w:rsidRPr="0010782D" w:rsidRDefault="00866408" w:rsidP="00282F24">
                      <w:pPr>
                        <w:jc w:val="center"/>
                        <w:rPr>
                          <w:lang w:val="en-SG"/>
                        </w:rPr>
                      </w:pPr>
                      <w:r w:rsidRPr="0010782D">
                        <w:rPr>
                          <w:lang w:val="en-SG"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</w:p>
    <w:p w14:paraId="330B9CCC" w14:textId="77777777" w:rsidR="001B40BE" w:rsidRDefault="001B40BE" w:rsidP="000E41E2">
      <w:pPr>
        <w:rPr>
          <w:lang w:val="en-SG"/>
        </w:rPr>
      </w:pPr>
    </w:p>
    <w:p w14:paraId="7287E076" w14:textId="733DAEE0" w:rsidR="001B40BE" w:rsidRDefault="00DD6548" w:rsidP="000E41E2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535105BE" wp14:editId="560B7A9F">
                <wp:simplePos x="0" y="0"/>
                <wp:positionH relativeFrom="column">
                  <wp:posOffset>2905125</wp:posOffset>
                </wp:positionH>
                <wp:positionV relativeFrom="paragraph">
                  <wp:posOffset>257810</wp:posOffset>
                </wp:positionV>
                <wp:extent cx="0" cy="314325"/>
                <wp:effectExtent l="76200" t="0" r="57150" b="47625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4BD12E" id="Straight Arrow Connector 79" o:spid="_x0000_s1026" type="#_x0000_t32" style="position:absolute;margin-left:228.75pt;margin-top:20.3pt;width:0;height:24.75pt;z-index:251658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" strokecolor="#5b9bd5 [3204]" strokeweight=".5pt">
                <v:stroke endarrow="block" joinstyle="miter"/>
              </v:shape>
            </w:pict>
          </mc:Fallback>
        </mc:AlternateContent>
      </w:r>
    </w:p>
    <w:p w14:paraId="28A7B001" w14:textId="206AC661" w:rsidR="001B40BE" w:rsidRDefault="00AA0C59" w:rsidP="000E41E2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47841EC0" wp14:editId="2F746554">
                <wp:simplePos x="0" y="0"/>
                <wp:positionH relativeFrom="column">
                  <wp:posOffset>2019300</wp:posOffset>
                </wp:positionH>
                <wp:positionV relativeFrom="paragraph">
                  <wp:posOffset>257810</wp:posOffset>
                </wp:positionV>
                <wp:extent cx="1790700" cy="447675"/>
                <wp:effectExtent l="0" t="0" r="19050" b="2857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10A520" w14:textId="6A35019C" w:rsidR="00AA0C59" w:rsidRPr="0010782D" w:rsidRDefault="00AA0C59" w:rsidP="00AA0C59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 w:rsidRPr="0010782D">
                              <w:rPr>
                                <w:lang w:val="en-SG"/>
                              </w:rPr>
                              <w:t xml:space="preserve">The </w:t>
                            </w:r>
                            <w:r w:rsidR="001D14EF">
                              <w:rPr>
                                <w:lang w:val="en-SG"/>
                              </w:rPr>
                              <w:t xml:space="preserve">door </w:t>
                            </w:r>
                            <w:r w:rsidR="0010782D" w:rsidRPr="0010782D">
                              <w:rPr>
                                <w:lang w:val="en-SG"/>
                              </w:rPr>
                              <w:t>is in “LOCKED” 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41EC0" id="Rectangle 56" o:spid="_x0000_s1060" style="position:absolute;margin-left:159pt;margin-top:20.3pt;width:141pt;height:35.25pt;z-index:25165827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" fillcolor="#5b9bd5 [3204]" strokecolor="#1f4d78 [1604]" strokeweight="1pt">
                <v:textbox>
                  <w:txbxContent>
                    <w:p w14:paraId="5B10A520" w14:textId="6A35019C" w:rsidR="00AA0C59" w:rsidRPr="0010782D" w:rsidRDefault="00AA0C59" w:rsidP="00AA0C59">
                      <w:pPr>
                        <w:jc w:val="center"/>
                        <w:rPr>
                          <w:lang w:val="en-SG"/>
                        </w:rPr>
                      </w:pPr>
                      <w:r w:rsidRPr="0010782D">
                        <w:rPr>
                          <w:lang w:val="en-SG"/>
                        </w:rPr>
                        <w:t xml:space="preserve">The </w:t>
                      </w:r>
                      <w:r w:rsidR="001D14EF">
                        <w:rPr>
                          <w:lang w:val="en-SG"/>
                        </w:rPr>
                        <w:t xml:space="preserve">door </w:t>
                      </w:r>
                      <w:r w:rsidR="0010782D" w:rsidRPr="0010782D">
                        <w:rPr>
                          <w:lang w:val="en-SG"/>
                        </w:rPr>
                        <w:t>is in “LOCKED” state</w:t>
                      </w:r>
                    </w:p>
                  </w:txbxContent>
                </v:textbox>
              </v:rect>
            </w:pict>
          </mc:Fallback>
        </mc:AlternateContent>
      </w:r>
    </w:p>
    <w:p w14:paraId="0D56E9BA" w14:textId="7BA8FF37" w:rsidR="001B40BE" w:rsidRDefault="00275A03" w:rsidP="000E41E2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547A9E68" wp14:editId="350CA42B">
                <wp:simplePos x="0" y="0"/>
                <wp:positionH relativeFrom="column">
                  <wp:posOffset>3829050</wp:posOffset>
                </wp:positionH>
                <wp:positionV relativeFrom="paragraph">
                  <wp:posOffset>191135</wp:posOffset>
                </wp:positionV>
                <wp:extent cx="428625" cy="2981325"/>
                <wp:effectExtent l="38100" t="76200" r="1438275" b="28575"/>
                <wp:wrapNone/>
                <wp:docPr id="103" name="Connector: Elbow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8625" cy="2981325"/>
                        </a:xfrm>
                        <a:prstGeom prst="bentConnector3">
                          <a:avLst>
                            <a:gd name="adj1" fmla="val -32777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00503" id="Connector: Elbow 103" o:spid="_x0000_s1026" type="#_x0000_t34" style="position:absolute;margin-left:301.5pt;margin-top:15.05pt;width:33.75pt;height:234.75pt;flip:x y;z-index:251658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" adj="-70800" strokecolor="#5b9bd5 [3204]" strokeweight=".5pt">
                <v:stroke endarrow="block"/>
              </v:shape>
            </w:pict>
          </mc:Fallback>
        </mc:AlternateContent>
      </w:r>
      <w:r w:rsidR="001D14EF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48BC39BF" wp14:editId="16689458">
                <wp:simplePos x="0" y="0"/>
                <wp:positionH relativeFrom="column">
                  <wp:posOffset>2000249</wp:posOffset>
                </wp:positionH>
                <wp:positionV relativeFrom="paragraph">
                  <wp:posOffset>210184</wp:posOffset>
                </wp:positionV>
                <wp:extent cx="45719" cy="1209675"/>
                <wp:effectExtent l="952500" t="76200" r="50165" b="28575"/>
                <wp:wrapNone/>
                <wp:docPr id="81" name="Connector: Elbow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209675"/>
                        </a:xfrm>
                        <a:prstGeom prst="bentConnector3">
                          <a:avLst>
                            <a:gd name="adj1" fmla="val 220643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9D6AB" id="Connector: Elbow 81" o:spid="_x0000_s1026" type="#_x0000_t34" style="position:absolute;margin-left:157.5pt;margin-top:16.55pt;width:3.6pt;height:95.25pt;flip:x y;z-index:2516582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" adj="476590" strokecolor="#5b9bd5 [3204]" strokeweight=".5pt">
                <v:stroke endarrow="block"/>
              </v:shape>
            </w:pict>
          </mc:Fallback>
        </mc:AlternateContent>
      </w:r>
    </w:p>
    <w:p w14:paraId="28A86220" w14:textId="44C18020" w:rsidR="001B40BE" w:rsidRDefault="001D14EF" w:rsidP="000E41E2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185CDD4B" wp14:editId="3D918F2F">
                <wp:simplePos x="0" y="0"/>
                <wp:positionH relativeFrom="column">
                  <wp:posOffset>2914650</wp:posOffset>
                </wp:positionH>
                <wp:positionV relativeFrom="paragraph">
                  <wp:posOffset>134620</wp:posOffset>
                </wp:positionV>
                <wp:extent cx="0" cy="400050"/>
                <wp:effectExtent l="76200" t="0" r="57150" b="5715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2E8864" id="Straight Arrow Connector 80" o:spid="_x0000_s1026" type="#_x0000_t32" style="position:absolute;margin-left:229.5pt;margin-top:10.6pt;width:0;height:31.5pt;z-index:251658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" strokecolor="#5b9bd5 [3204]" strokeweight=".5pt">
                <v:stroke endarrow="block" joinstyle="miter"/>
              </v:shape>
            </w:pict>
          </mc:Fallback>
        </mc:AlternateContent>
      </w:r>
    </w:p>
    <w:p w14:paraId="5AED5AF8" w14:textId="43DDF865" w:rsidR="001B40BE" w:rsidRDefault="0010782D" w:rsidP="000E41E2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55F8CC4A" wp14:editId="3A5774E3">
                <wp:simplePos x="0" y="0"/>
                <wp:positionH relativeFrom="column">
                  <wp:posOffset>2028825</wp:posOffset>
                </wp:positionH>
                <wp:positionV relativeFrom="paragraph">
                  <wp:posOffset>220345</wp:posOffset>
                </wp:positionV>
                <wp:extent cx="1771650" cy="1276350"/>
                <wp:effectExtent l="19050" t="19050" r="38100" b="38100"/>
                <wp:wrapNone/>
                <wp:docPr id="57" name="Flowchart: Decision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2763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763B08" w14:textId="08C519BC" w:rsidR="0010782D" w:rsidRPr="00960AA5" w:rsidRDefault="00960AA5" w:rsidP="0010782D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 xml:space="preserve">Is </w:t>
                            </w:r>
                            <w:r w:rsidR="00A01926">
                              <w:rPr>
                                <w:lang w:val="en-SG"/>
                              </w:rPr>
                              <w:t>PIN Code entered?</w:t>
                            </w:r>
                            <w:r w:rsidR="001D14EF">
                              <w:rPr>
                                <w:lang w:val="en-SG"/>
                              </w:rPr>
                              <w:t xml:space="preserve"> (Yes/No)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F8CC4A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57" o:spid="_x0000_s1061" type="#_x0000_t110" style="position:absolute;margin-left:159.75pt;margin-top:17.35pt;width:139.5pt;height:100.5pt;z-index:2516582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" fillcolor="#5b9bd5 [3204]" strokecolor="#1f4d78 [1604]" strokeweight="1pt">
                <v:textbox>
                  <w:txbxContent>
                    <w:p w14:paraId="7B763B08" w14:textId="08C519BC" w:rsidR="0010782D" w:rsidRPr="00960AA5" w:rsidRDefault="00960AA5" w:rsidP="0010782D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 xml:space="preserve">Is </w:t>
                      </w:r>
                      <w:r w:rsidR="00A01926">
                        <w:rPr>
                          <w:lang w:val="en-SG"/>
                        </w:rPr>
                        <w:t>PIN Code entered?</w:t>
                      </w:r>
                      <w:r w:rsidR="001D14EF">
                        <w:rPr>
                          <w:lang w:val="en-SG"/>
                        </w:rPr>
                        <w:t xml:space="preserve"> (Yes/No)</w:t>
                      </w:r>
                    </w:p>
                  </w:txbxContent>
                </v:textbox>
              </v:shape>
            </w:pict>
          </mc:Fallback>
        </mc:AlternateContent>
      </w:r>
    </w:p>
    <w:p w14:paraId="5D6810B2" w14:textId="0AB5CDE8" w:rsidR="001B40BE" w:rsidRDefault="001D14EF" w:rsidP="000E41E2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5F217C40" wp14:editId="45E3619D">
                <wp:simplePos x="0" y="0"/>
                <wp:positionH relativeFrom="column">
                  <wp:posOffset>1419225</wp:posOffset>
                </wp:positionH>
                <wp:positionV relativeFrom="paragraph">
                  <wp:posOffset>277495</wp:posOffset>
                </wp:positionV>
                <wp:extent cx="438150" cy="257175"/>
                <wp:effectExtent l="0" t="0" r="0" b="9525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86FED7" w14:textId="7252F012" w:rsidR="001D14EF" w:rsidRPr="001D14EF" w:rsidRDefault="001D14EF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17C40" id="Text Box 82" o:spid="_x0000_s1062" type="#_x0000_t202" style="position:absolute;margin-left:111.75pt;margin-top:21.85pt;width:34.5pt;height:20.25pt;z-index:251658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" fillcolor="white [3201]" stroked="f" strokeweight=".5pt">
                <v:textbox>
                  <w:txbxContent>
                    <w:p w14:paraId="0F86FED7" w14:textId="7252F012" w:rsidR="001D14EF" w:rsidRPr="001D14EF" w:rsidRDefault="001D14EF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</w:p>
    <w:p w14:paraId="72776E09" w14:textId="77777777" w:rsidR="001B40BE" w:rsidRDefault="001B40BE" w:rsidP="000E41E2">
      <w:pPr>
        <w:rPr>
          <w:lang w:val="en-SG"/>
        </w:rPr>
      </w:pPr>
    </w:p>
    <w:p w14:paraId="4CD8E237" w14:textId="77777777" w:rsidR="001B40BE" w:rsidRDefault="001B40BE" w:rsidP="000E41E2">
      <w:pPr>
        <w:rPr>
          <w:lang w:val="en-SG"/>
        </w:rPr>
      </w:pPr>
    </w:p>
    <w:p w14:paraId="584A5C90" w14:textId="271B5CB4" w:rsidR="00D749FF" w:rsidRDefault="00D749FF" w:rsidP="000E41E2">
      <w:pPr>
        <w:rPr>
          <w:lang w:val="en-SG"/>
        </w:rPr>
      </w:pPr>
    </w:p>
    <w:p w14:paraId="723EF8EB" w14:textId="3E82A9D9" w:rsidR="00D749FF" w:rsidRDefault="00275A03" w:rsidP="000E41E2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1D09CFB0" wp14:editId="54972003">
                <wp:simplePos x="0" y="0"/>
                <wp:positionH relativeFrom="column">
                  <wp:posOffset>2952750</wp:posOffset>
                </wp:positionH>
                <wp:positionV relativeFrom="paragraph">
                  <wp:posOffset>85090</wp:posOffset>
                </wp:positionV>
                <wp:extent cx="438150" cy="257175"/>
                <wp:effectExtent l="0" t="0" r="0" b="9525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A95021" w14:textId="25C1BE2A" w:rsidR="00275A03" w:rsidRPr="001D14EF" w:rsidRDefault="00275A03" w:rsidP="00275A03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9CFB0" id="Text Box 109" o:spid="_x0000_s1063" type="#_x0000_t202" style="position:absolute;margin-left:232.5pt;margin-top:6.7pt;width:34.5pt;height:20.25pt;z-index:2516582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" fillcolor="white [3201]" stroked="f" strokeweight=".5pt">
                <v:textbox>
                  <w:txbxContent>
                    <w:p w14:paraId="08A95021" w14:textId="25C1BE2A" w:rsidR="00275A03" w:rsidRPr="001D14EF" w:rsidRDefault="00275A03" w:rsidP="00275A03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CC46A4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0989CC4D" wp14:editId="4D627692">
                <wp:simplePos x="0" y="0"/>
                <wp:positionH relativeFrom="column">
                  <wp:posOffset>2914650</wp:posOffset>
                </wp:positionH>
                <wp:positionV relativeFrom="paragraph">
                  <wp:posOffset>78105</wp:posOffset>
                </wp:positionV>
                <wp:extent cx="0" cy="457200"/>
                <wp:effectExtent l="76200" t="0" r="57150" b="57150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15F93" id="Straight Arrow Connector 87" o:spid="_x0000_s1026" type="#_x0000_t32" style="position:absolute;margin-left:229.5pt;margin-top:6.15pt;width:0;height:36pt;z-index:251658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" strokecolor="#5b9bd5 [3204]" strokeweight=".5pt">
                <v:stroke endarrow="block" joinstyle="miter"/>
              </v:shape>
            </w:pict>
          </mc:Fallback>
        </mc:AlternateContent>
      </w:r>
    </w:p>
    <w:p w14:paraId="5C428D2F" w14:textId="4E4409AD" w:rsidR="00D749FF" w:rsidRDefault="003001E8" w:rsidP="000E41E2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46FDBFFE" wp14:editId="0408F21C">
                <wp:simplePos x="0" y="0"/>
                <wp:positionH relativeFrom="column">
                  <wp:posOffset>1543050</wp:posOffset>
                </wp:positionH>
                <wp:positionV relativeFrom="paragraph">
                  <wp:posOffset>220980</wp:posOffset>
                </wp:positionV>
                <wp:extent cx="2724150" cy="1323975"/>
                <wp:effectExtent l="19050" t="19050" r="38100" b="47625"/>
                <wp:wrapNone/>
                <wp:docPr id="84" name="Flowchart: Decision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13239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2ED6EE" w14:textId="78F5E364" w:rsidR="003001E8" w:rsidRPr="003001E8" w:rsidRDefault="003001E8" w:rsidP="003001E8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Is the PIN Code entered correct</w:t>
                            </w:r>
                            <w:r w:rsidR="002F5AE2">
                              <w:rPr>
                                <w:lang w:val="en-SG"/>
                              </w:rPr>
                              <w:t xml:space="preserve"> as PIN</w:t>
                            </w:r>
                            <w:r w:rsidR="00DC52CC">
                              <w:rPr>
                                <w:lang w:val="en-SG"/>
                              </w:rPr>
                              <w:t xml:space="preserve"> Code 1, 2 or 3</w:t>
                            </w:r>
                            <w:r>
                              <w:rPr>
                                <w:lang w:val="en-SG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FDBFFE" id="Flowchart: Decision 84" o:spid="_x0000_s1064" type="#_x0000_t110" style="position:absolute;margin-left:121.5pt;margin-top:17.4pt;width:214.5pt;height:104.25pt;z-index:25165828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" fillcolor="#5b9bd5 [3204]" strokecolor="#1f4d78 [1604]" strokeweight="1pt">
                <v:textbox>
                  <w:txbxContent>
                    <w:p w14:paraId="752ED6EE" w14:textId="78F5E364" w:rsidR="003001E8" w:rsidRPr="003001E8" w:rsidRDefault="003001E8" w:rsidP="003001E8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Is the PIN Code entered correct</w:t>
                      </w:r>
                      <w:r w:rsidR="002F5AE2">
                        <w:rPr>
                          <w:lang w:val="en-SG"/>
                        </w:rPr>
                        <w:t xml:space="preserve"> as PIN</w:t>
                      </w:r>
                      <w:r w:rsidR="00DC52CC">
                        <w:rPr>
                          <w:lang w:val="en-SG"/>
                        </w:rPr>
                        <w:t xml:space="preserve"> Code 1, 2 or 3</w:t>
                      </w:r>
                      <w:r>
                        <w:rPr>
                          <w:lang w:val="en-SG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14:paraId="2AC9699D" w14:textId="3819529A" w:rsidR="00D749FF" w:rsidRDefault="00D749FF" w:rsidP="000E41E2">
      <w:pPr>
        <w:rPr>
          <w:lang w:val="en-SG"/>
        </w:rPr>
      </w:pPr>
    </w:p>
    <w:p w14:paraId="25E5ED42" w14:textId="383704DF" w:rsidR="001B40BE" w:rsidRDefault="00275A03" w:rsidP="000E41E2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1B7B4A87" wp14:editId="12F2FAA2">
                <wp:simplePos x="0" y="0"/>
                <wp:positionH relativeFrom="column">
                  <wp:posOffset>4724400</wp:posOffset>
                </wp:positionH>
                <wp:positionV relativeFrom="paragraph">
                  <wp:posOffset>8890</wp:posOffset>
                </wp:positionV>
                <wp:extent cx="438150" cy="257175"/>
                <wp:effectExtent l="0" t="0" r="0" b="9525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ACCEA0" w14:textId="77777777" w:rsidR="00275A03" w:rsidRPr="001D14EF" w:rsidRDefault="00275A03" w:rsidP="00275A03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B4A87" id="Text Box 106" o:spid="_x0000_s1065" type="#_x0000_t202" style="position:absolute;margin-left:372pt;margin-top:.7pt;width:34.5pt;height:20.25pt;z-index:25165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" fillcolor="white [3201]" stroked="f" strokeweight=".5pt">
                <v:textbox>
                  <w:txbxContent>
                    <w:p w14:paraId="54ACCEA0" w14:textId="77777777" w:rsidR="00275A03" w:rsidRPr="001D14EF" w:rsidRDefault="00275A03" w:rsidP="00275A03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</w:p>
    <w:p w14:paraId="295A35C2" w14:textId="77777777" w:rsidR="001B40BE" w:rsidRDefault="001B40BE" w:rsidP="000E41E2">
      <w:pPr>
        <w:rPr>
          <w:lang w:val="en-SG"/>
        </w:rPr>
      </w:pPr>
    </w:p>
    <w:p w14:paraId="06523E2C" w14:textId="77777777" w:rsidR="001D14EF" w:rsidRDefault="001D14EF" w:rsidP="000E41E2">
      <w:pPr>
        <w:rPr>
          <w:lang w:val="en-SG"/>
        </w:rPr>
      </w:pPr>
    </w:p>
    <w:p w14:paraId="031C9A2B" w14:textId="6250D6B7" w:rsidR="001D14EF" w:rsidRDefault="00275A03" w:rsidP="000E41E2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90" behindDoc="0" locked="0" layoutInCell="1" allowOverlap="1" wp14:anchorId="524A2536" wp14:editId="1C04BF81">
                <wp:simplePos x="0" y="0"/>
                <wp:positionH relativeFrom="column">
                  <wp:posOffset>2971800</wp:posOffset>
                </wp:positionH>
                <wp:positionV relativeFrom="paragraph">
                  <wp:posOffset>152400</wp:posOffset>
                </wp:positionV>
                <wp:extent cx="438150" cy="257175"/>
                <wp:effectExtent l="0" t="0" r="0" b="9525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A556F7" w14:textId="77777777" w:rsidR="00275A03" w:rsidRPr="001D14EF" w:rsidRDefault="00275A03" w:rsidP="00275A03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A2536" id="Text Box 112" o:spid="_x0000_s1066" type="#_x0000_t202" style="position:absolute;margin-left:234pt;margin-top:12pt;width:34.5pt;height:20.25pt;z-index:2516582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" fillcolor="white [3201]" stroked="f" strokeweight=".5pt">
                <v:textbox>
                  <w:txbxContent>
                    <w:p w14:paraId="32A556F7" w14:textId="77777777" w:rsidR="00275A03" w:rsidRPr="001D14EF" w:rsidRDefault="00275A03" w:rsidP="00275A03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CC46A4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0CE10776" wp14:editId="2BAE9818">
                <wp:simplePos x="0" y="0"/>
                <wp:positionH relativeFrom="column">
                  <wp:posOffset>2895600</wp:posOffset>
                </wp:positionH>
                <wp:positionV relativeFrom="paragraph">
                  <wp:posOffset>107315</wp:posOffset>
                </wp:positionV>
                <wp:extent cx="0" cy="476250"/>
                <wp:effectExtent l="76200" t="0" r="57150" b="57150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126658" id="Straight Arrow Connector 88" o:spid="_x0000_s1026" type="#_x0000_t32" style="position:absolute;margin-left:228pt;margin-top:8.45pt;width:0;height:37.5pt;z-index:2516582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</w:p>
    <w:p w14:paraId="0E0631D7" w14:textId="5F59D422" w:rsidR="001D14EF" w:rsidRDefault="005C7F9A" w:rsidP="000E41E2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142BF8AB" wp14:editId="59C778AD">
                <wp:simplePos x="0" y="0"/>
                <wp:positionH relativeFrom="column">
                  <wp:posOffset>1885950</wp:posOffset>
                </wp:positionH>
                <wp:positionV relativeFrom="paragraph">
                  <wp:posOffset>278765</wp:posOffset>
                </wp:positionV>
                <wp:extent cx="2009775" cy="447675"/>
                <wp:effectExtent l="0" t="0" r="28575" b="2857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DA247" w14:textId="0FF998AE" w:rsidR="005C7F9A" w:rsidRPr="00CC46A4" w:rsidRDefault="00CC46A4" w:rsidP="005C7F9A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The front door</w:t>
                            </w:r>
                            <w:r w:rsidR="001F5859">
                              <w:rPr>
                                <w:lang w:val="en-SG"/>
                              </w:rPr>
                              <w:t xml:space="preserve"> switch to </w:t>
                            </w:r>
                            <w:r>
                              <w:rPr>
                                <w:lang w:val="en-SG"/>
                              </w:rPr>
                              <w:t>“UNLOCK</w:t>
                            </w:r>
                            <w:r w:rsidR="001F5859">
                              <w:rPr>
                                <w:lang w:val="en-SG"/>
                              </w:rPr>
                              <w:t>ED</w:t>
                            </w:r>
                            <w:r>
                              <w:rPr>
                                <w:lang w:val="en-SG"/>
                              </w:rPr>
                              <w:t>”</w:t>
                            </w:r>
                            <w:r w:rsidR="001F5859">
                              <w:rPr>
                                <w:lang w:val="en-SG"/>
                              </w:rPr>
                              <w:t xml:space="preserve"> 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2BF8AB" id="Rectangle 85" o:spid="_x0000_s1067" style="position:absolute;margin-left:148.5pt;margin-top:21.95pt;width:158.25pt;height:35.25pt;z-index:251658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" fillcolor="#5b9bd5 [3204]" strokecolor="#1f4d78 [1604]" strokeweight="1pt">
                <v:textbox>
                  <w:txbxContent>
                    <w:p w14:paraId="677DA247" w14:textId="0FF998AE" w:rsidR="005C7F9A" w:rsidRPr="00CC46A4" w:rsidRDefault="00CC46A4" w:rsidP="005C7F9A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The front door</w:t>
                      </w:r>
                      <w:r w:rsidR="001F5859">
                        <w:rPr>
                          <w:lang w:val="en-SG"/>
                        </w:rPr>
                        <w:t xml:space="preserve"> switch to </w:t>
                      </w:r>
                      <w:r>
                        <w:rPr>
                          <w:lang w:val="en-SG"/>
                        </w:rPr>
                        <w:t>“UNLOCK</w:t>
                      </w:r>
                      <w:r w:rsidR="001F5859">
                        <w:rPr>
                          <w:lang w:val="en-SG"/>
                        </w:rPr>
                        <w:t>ED</w:t>
                      </w:r>
                      <w:r>
                        <w:rPr>
                          <w:lang w:val="en-SG"/>
                        </w:rPr>
                        <w:t>”</w:t>
                      </w:r>
                      <w:r w:rsidR="001F5859">
                        <w:rPr>
                          <w:lang w:val="en-SG"/>
                        </w:rPr>
                        <w:t xml:space="preserve"> state</w:t>
                      </w:r>
                    </w:p>
                  </w:txbxContent>
                </v:textbox>
              </v:rect>
            </w:pict>
          </mc:Fallback>
        </mc:AlternateContent>
      </w:r>
    </w:p>
    <w:p w14:paraId="312F1E25" w14:textId="77777777" w:rsidR="001D14EF" w:rsidRDefault="001D14EF" w:rsidP="000E41E2">
      <w:pPr>
        <w:rPr>
          <w:lang w:val="en-SG"/>
        </w:rPr>
      </w:pPr>
    </w:p>
    <w:p w14:paraId="565636CF" w14:textId="7821C67A" w:rsidR="005C7F9A" w:rsidRDefault="00CC46A4" w:rsidP="000E41E2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42C82750" wp14:editId="15EDF445">
                <wp:simplePos x="0" y="0"/>
                <wp:positionH relativeFrom="column">
                  <wp:posOffset>2905125</wp:posOffset>
                </wp:positionH>
                <wp:positionV relativeFrom="paragraph">
                  <wp:posOffset>164465</wp:posOffset>
                </wp:positionV>
                <wp:extent cx="0" cy="371475"/>
                <wp:effectExtent l="76200" t="0" r="76200" b="47625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D80D20" id="Straight Arrow Connector 89" o:spid="_x0000_s1026" type="#_x0000_t32" style="position:absolute;margin-left:228.75pt;margin-top:12.95pt;width:0;height:29.25pt;z-index:251658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" strokecolor="#5b9bd5 [3204]" strokeweight=".5pt">
                <v:stroke endarrow="block" joinstyle="miter"/>
              </v:shape>
            </w:pict>
          </mc:Fallback>
        </mc:AlternateContent>
      </w:r>
    </w:p>
    <w:p w14:paraId="6DAE30F2" w14:textId="72F225AA" w:rsidR="005C7F9A" w:rsidRPr="000E41E2" w:rsidRDefault="005C7F9A" w:rsidP="000E41E2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4197C7D4" wp14:editId="0CCA7BD7">
                <wp:simplePos x="0" y="0"/>
                <wp:positionH relativeFrom="column">
                  <wp:posOffset>2085975</wp:posOffset>
                </wp:positionH>
                <wp:positionV relativeFrom="paragraph">
                  <wp:posOffset>241300</wp:posOffset>
                </wp:positionV>
                <wp:extent cx="1628775" cy="552450"/>
                <wp:effectExtent l="0" t="0" r="9525" b="0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55245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68796C" w14:textId="78D51888" w:rsidR="00CC46A4" w:rsidRPr="00CC46A4" w:rsidRDefault="00CC46A4" w:rsidP="00CC46A4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197C7D4" id="Oval 86" o:spid="_x0000_s1068" style="position:absolute;margin-left:164.25pt;margin-top:19pt;width:128.25pt;height:43.5pt;z-index:25165828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" fillcolor="#c00000" stroked="f" strokeweight="1pt">
                <v:stroke joinstyle="miter"/>
                <v:textbox>
                  <w:txbxContent>
                    <w:p w14:paraId="3B68796C" w14:textId="78D51888" w:rsidR="00CC46A4" w:rsidRPr="00CC46A4" w:rsidRDefault="00CC46A4" w:rsidP="00CC46A4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</w:p>
    <w:p w14:paraId="7DBCCD60" w14:textId="660FEACD" w:rsidR="00A44FE6" w:rsidRPr="00CE4C55" w:rsidRDefault="00EA28CB" w:rsidP="00A62092">
      <w:pPr>
        <w:pStyle w:val="Heading3"/>
        <w:numPr>
          <w:ilvl w:val="2"/>
          <w:numId w:val="2"/>
        </w:numPr>
        <w:rPr>
          <w:lang w:val="en-SG"/>
        </w:rPr>
      </w:pPr>
      <w:bookmarkStart w:id="13" w:name="_Toc106393008"/>
      <w:bookmarkStart w:id="14" w:name="_Toc106394037"/>
      <w:r>
        <w:rPr>
          <w:lang w:val="en-SG"/>
        </w:rPr>
        <w:lastRenderedPageBreak/>
        <w:t xml:space="preserve">Function </w:t>
      </w:r>
      <w:r w:rsidR="00792D76">
        <w:rPr>
          <w:lang w:val="en-SG"/>
        </w:rPr>
        <w:t>NFC</w:t>
      </w:r>
      <w:r w:rsidR="00B76438">
        <w:rPr>
          <w:lang w:val="en-SG"/>
        </w:rPr>
        <w:t xml:space="preserve"> Card Access</w:t>
      </w:r>
      <w:bookmarkEnd w:id="13"/>
      <w:bookmarkEnd w:id="14"/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A62092" w14:paraId="493685BB" w14:textId="77777777" w:rsidTr="00FB34AF">
        <w:tc>
          <w:tcPr>
            <w:tcW w:w="1555" w:type="dxa"/>
          </w:tcPr>
          <w:p w14:paraId="4F1FE36B" w14:textId="77777777" w:rsidR="00A62092" w:rsidRPr="00B06C1E" w:rsidRDefault="00A62092" w:rsidP="00FB34AF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15647057" w14:textId="77777777" w:rsidR="00A62092" w:rsidRPr="00B06C1E" w:rsidRDefault="00A62092" w:rsidP="00FB34AF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A62092" w14:paraId="218C59AB" w14:textId="77777777" w:rsidTr="5E81B8EA">
        <w:trPr>
          <w:trHeight w:val="675"/>
        </w:trPr>
        <w:tc>
          <w:tcPr>
            <w:tcW w:w="1555" w:type="dxa"/>
          </w:tcPr>
          <w:p w14:paraId="4BB545C1" w14:textId="77777777" w:rsidR="00A62092" w:rsidRDefault="00A62092" w:rsidP="00FB34AF">
            <w:pPr>
              <w:rPr>
                <w:lang w:val="en-SG"/>
              </w:rPr>
            </w:pPr>
          </w:p>
          <w:p w14:paraId="0441C965" w14:textId="1FBEBC39" w:rsidR="00A62092" w:rsidRDefault="00C1499C" w:rsidP="00FB34AF">
            <w:pPr>
              <w:rPr>
                <w:lang w:val="en-SG"/>
              </w:rPr>
            </w:pPr>
            <w:r>
              <w:rPr>
                <w:lang w:val="en-SG"/>
              </w:rPr>
              <w:t>REQ-</w:t>
            </w:r>
            <w:r w:rsidR="009C2781">
              <w:rPr>
                <w:lang w:val="en-SG"/>
              </w:rPr>
              <w:t>0</w:t>
            </w:r>
            <w:r w:rsidR="00ED5BAF">
              <w:rPr>
                <w:lang w:val="en-SG"/>
              </w:rPr>
              <w:t>6</w:t>
            </w:r>
          </w:p>
        </w:tc>
        <w:tc>
          <w:tcPr>
            <w:tcW w:w="7654" w:type="dxa"/>
          </w:tcPr>
          <w:p w14:paraId="64053D34" w14:textId="329D6CF0" w:rsidR="003054DB" w:rsidRDefault="003054DB" w:rsidP="003054DB">
            <w:pPr>
              <w:rPr>
                <w:lang w:val="en-SG"/>
              </w:rPr>
            </w:pPr>
            <w:r>
              <w:rPr>
                <w:lang w:val="en-SG"/>
              </w:rPr>
              <w:t xml:space="preserve">The front door remains in “LOCKED” state if </w:t>
            </w:r>
            <w:r w:rsidR="00A73662">
              <w:rPr>
                <w:lang w:val="en-SG"/>
              </w:rPr>
              <w:t>NFC card</w:t>
            </w:r>
            <w:r w:rsidR="00782ECD">
              <w:rPr>
                <w:lang w:val="en-SG"/>
              </w:rPr>
              <w:t xml:space="preserve"> tapped</w:t>
            </w:r>
            <w:r w:rsidR="00A73662">
              <w:rPr>
                <w:lang w:val="en-SG"/>
              </w:rPr>
              <w:t xml:space="preserve"> is </w:t>
            </w:r>
            <w:r w:rsidR="00782ECD">
              <w:rPr>
                <w:lang w:val="en-SG"/>
              </w:rPr>
              <w:t>in</w:t>
            </w:r>
            <w:r w:rsidR="00A73662">
              <w:rPr>
                <w:lang w:val="en-SG"/>
              </w:rPr>
              <w:t>correct.</w:t>
            </w:r>
          </w:p>
          <w:p w14:paraId="757B983D" w14:textId="5C848C3F" w:rsidR="00A62092" w:rsidRPr="00A62092" w:rsidRDefault="00A62092" w:rsidP="00A053CD">
            <w:pPr>
              <w:rPr>
                <w:lang w:val="en-SG"/>
              </w:rPr>
            </w:pPr>
          </w:p>
        </w:tc>
      </w:tr>
      <w:tr w:rsidR="00CA63BA" w14:paraId="06BF0053" w14:textId="77777777" w:rsidTr="00CA63BA">
        <w:trPr>
          <w:trHeight w:val="541"/>
        </w:trPr>
        <w:tc>
          <w:tcPr>
            <w:tcW w:w="1555" w:type="dxa"/>
            <w:vAlign w:val="bottom"/>
          </w:tcPr>
          <w:p w14:paraId="205F55DE" w14:textId="45A8F11F" w:rsidR="00CA63BA" w:rsidRDefault="00CA63BA" w:rsidP="00CA63BA">
            <w:pPr>
              <w:rPr>
                <w:lang w:val="en-SG"/>
              </w:rPr>
            </w:pPr>
            <w:r>
              <w:rPr>
                <w:lang w:val="en-SG"/>
              </w:rPr>
              <w:t>REQ-0</w:t>
            </w:r>
            <w:r w:rsidR="00ED5BAF">
              <w:rPr>
                <w:lang w:val="en-SG"/>
              </w:rPr>
              <w:t>7</w:t>
            </w:r>
          </w:p>
        </w:tc>
        <w:tc>
          <w:tcPr>
            <w:tcW w:w="7654" w:type="dxa"/>
          </w:tcPr>
          <w:p w14:paraId="3664181F" w14:textId="74901E5F" w:rsidR="00CA63BA" w:rsidRDefault="00CA63BA" w:rsidP="00CA63BA">
            <w:pPr>
              <w:rPr>
                <w:lang w:val="en-SG"/>
              </w:rPr>
            </w:pPr>
            <w:r>
              <w:rPr>
                <w:lang w:val="en-SG"/>
              </w:rPr>
              <w:t xml:space="preserve">The front door remains in “LOCKED” state if </w:t>
            </w:r>
            <w:r w:rsidR="00343A48">
              <w:rPr>
                <w:lang w:val="en-SG"/>
              </w:rPr>
              <w:t xml:space="preserve">there is no </w:t>
            </w:r>
            <w:r>
              <w:rPr>
                <w:lang w:val="en-SG"/>
              </w:rPr>
              <w:t>NFC card.</w:t>
            </w:r>
          </w:p>
          <w:p w14:paraId="046DE38B" w14:textId="77777777" w:rsidR="00CA63BA" w:rsidRDefault="00CA63BA" w:rsidP="00CA63BA">
            <w:pPr>
              <w:rPr>
                <w:lang w:val="en-SG"/>
              </w:rPr>
            </w:pPr>
          </w:p>
        </w:tc>
      </w:tr>
      <w:tr w:rsidR="00CA63BA" w14:paraId="56C87E8C" w14:textId="77777777" w:rsidTr="00CA63BA">
        <w:trPr>
          <w:trHeight w:val="563"/>
        </w:trPr>
        <w:tc>
          <w:tcPr>
            <w:tcW w:w="1555" w:type="dxa"/>
            <w:vAlign w:val="bottom"/>
          </w:tcPr>
          <w:p w14:paraId="5CD55177" w14:textId="5D13B462" w:rsidR="00CA63BA" w:rsidRDefault="00CA63BA" w:rsidP="00CA63BA">
            <w:pPr>
              <w:rPr>
                <w:lang w:val="en-SG"/>
              </w:rPr>
            </w:pPr>
            <w:r>
              <w:rPr>
                <w:lang w:val="en-SG"/>
              </w:rPr>
              <w:t>REQ-0</w:t>
            </w:r>
            <w:r w:rsidR="00ED5BAF">
              <w:rPr>
                <w:lang w:val="en-SG"/>
              </w:rPr>
              <w:t>8</w:t>
            </w:r>
          </w:p>
        </w:tc>
        <w:tc>
          <w:tcPr>
            <w:tcW w:w="7654" w:type="dxa"/>
          </w:tcPr>
          <w:p w14:paraId="7EA338D7" w14:textId="58911466" w:rsidR="00CA63BA" w:rsidRDefault="00464236" w:rsidP="00CA63BA">
            <w:pPr>
              <w:rPr>
                <w:lang w:val="en-SG"/>
              </w:rPr>
            </w:pPr>
            <w:r>
              <w:rPr>
                <w:lang w:val="en-SG"/>
              </w:rPr>
              <w:t xml:space="preserve">The front door unlocks when </w:t>
            </w:r>
            <w:r w:rsidR="00B4599D">
              <w:rPr>
                <w:lang w:val="en-SG"/>
              </w:rPr>
              <w:t xml:space="preserve">a correct NFC card </w:t>
            </w:r>
            <w:r w:rsidR="00982005">
              <w:rPr>
                <w:lang w:val="en-SG"/>
              </w:rPr>
              <w:t>1</w:t>
            </w:r>
            <w:r w:rsidR="00B4599D">
              <w:rPr>
                <w:lang w:val="en-SG"/>
              </w:rPr>
              <w:t xml:space="preserve"> is being tapped.</w:t>
            </w:r>
          </w:p>
        </w:tc>
      </w:tr>
      <w:tr w:rsidR="00CA63BA" w14:paraId="264AF12B" w14:textId="77777777" w:rsidTr="00CA63BA">
        <w:trPr>
          <w:trHeight w:val="557"/>
        </w:trPr>
        <w:tc>
          <w:tcPr>
            <w:tcW w:w="1555" w:type="dxa"/>
            <w:vAlign w:val="bottom"/>
          </w:tcPr>
          <w:p w14:paraId="29332626" w14:textId="7635A0B4" w:rsidR="00CA63BA" w:rsidRDefault="00CA63BA" w:rsidP="00CA63BA">
            <w:pPr>
              <w:rPr>
                <w:lang w:val="en-SG"/>
              </w:rPr>
            </w:pPr>
            <w:r>
              <w:rPr>
                <w:lang w:val="en-SG"/>
              </w:rPr>
              <w:t>REQ-0</w:t>
            </w:r>
            <w:r w:rsidR="00ED5BAF">
              <w:rPr>
                <w:lang w:val="en-SG"/>
              </w:rPr>
              <w:t>9</w:t>
            </w:r>
          </w:p>
        </w:tc>
        <w:tc>
          <w:tcPr>
            <w:tcW w:w="7654" w:type="dxa"/>
          </w:tcPr>
          <w:p w14:paraId="2A4B500E" w14:textId="2B420B61" w:rsidR="00CA63BA" w:rsidRDefault="00715F90" w:rsidP="00CA63BA">
            <w:pPr>
              <w:rPr>
                <w:lang w:val="en-SG"/>
              </w:rPr>
            </w:pPr>
            <w:r>
              <w:rPr>
                <w:lang w:val="en-SG"/>
              </w:rPr>
              <w:t>The front door unlocks when a correct NFC card 2 is being tapped.</w:t>
            </w:r>
          </w:p>
        </w:tc>
      </w:tr>
      <w:tr w:rsidR="00CA63BA" w14:paraId="0A5DD118" w14:textId="77777777" w:rsidTr="00CA63BA">
        <w:trPr>
          <w:trHeight w:val="551"/>
        </w:trPr>
        <w:tc>
          <w:tcPr>
            <w:tcW w:w="1555" w:type="dxa"/>
            <w:vAlign w:val="bottom"/>
          </w:tcPr>
          <w:p w14:paraId="279E322D" w14:textId="10782691" w:rsidR="00CA63BA" w:rsidRDefault="00CA63BA" w:rsidP="00CA63BA">
            <w:pPr>
              <w:rPr>
                <w:lang w:val="en-SG"/>
              </w:rPr>
            </w:pPr>
            <w:r>
              <w:rPr>
                <w:lang w:val="en-SG"/>
              </w:rPr>
              <w:t>REQ-</w:t>
            </w:r>
            <w:r w:rsidR="00ED5BAF">
              <w:rPr>
                <w:lang w:val="en-SG"/>
              </w:rPr>
              <w:t>10</w:t>
            </w:r>
          </w:p>
        </w:tc>
        <w:tc>
          <w:tcPr>
            <w:tcW w:w="7654" w:type="dxa"/>
          </w:tcPr>
          <w:p w14:paraId="7AF7AABB" w14:textId="107AF256" w:rsidR="00CA63BA" w:rsidRDefault="00715F90" w:rsidP="00CA63BA">
            <w:pPr>
              <w:rPr>
                <w:lang w:val="en-SG"/>
              </w:rPr>
            </w:pPr>
            <w:r>
              <w:rPr>
                <w:lang w:val="en-SG"/>
              </w:rPr>
              <w:t>The front door unlocks when a correct NFC card 3 is being tapped.</w:t>
            </w:r>
          </w:p>
        </w:tc>
      </w:tr>
    </w:tbl>
    <w:p w14:paraId="5505FF42" w14:textId="381EC0D3" w:rsidR="00107200" w:rsidRDefault="00CB6B5A" w:rsidP="00A62092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97" behindDoc="0" locked="0" layoutInCell="1" allowOverlap="1" wp14:anchorId="1B8B012F" wp14:editId="56DE1AD4">
                <wp:simplePos x="0" y="0"/>
                <wp:positionH relativeFrom="margin">
                  <wp:align>center</wp:align>
                </wp:positionH>
                <wp:positionV relativeFrom="paragraph">
                  <wp:posOffset>221933</wp:posOffset>
                </wp:positionV>
                <wp:extent cx="1028700" cy="419100"/>
                <wp:effectExtent l="0" t="0" r="19050" b="19050"/>
                <wp:wrapNone/>
                <wp:docPr id="1757859410" name="Flowchart: Terminator 1757859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19100"/>
                        </a:xfrm>
                        <a:prstGeom prst="flowChartTerminator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79CE65" w14:textId="2DFA9316" w:rsidR="00CB6B5A" w:rsidRPr="00CB6B5A" w:rsidRDefault="00CB6B5A" w:rsidP="00CB6B5A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8B012F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757859410" o:spid="_x0000_s1069" type="#_x0000_t116" style="position:absolute;margin-left:0;margin-top:17.5pt;width:81pt;height:33pt;z-index:251658297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" fillcolor="#92d050" strokecolor="#1f4d78 [1604]" strokeweight="1pt">
                <v:textbox>
                  <w:txbxContent>
                    <w:p w14:paraId="7B79CE65" w14:textId="2DFA9316" w:rsidR="00CB6B5A" w:rsidRPr="00CB6B5A" w:rsidRDefault="00CB6B5A" w:rsidP="00CB6B5A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855894" w14:textId="632C5DFE" w:rsidR="00552E2B" w:rsidRDefault="00552E2B" w:rsidP="00A62092">
      <w:pPr>
        <w:rPr>
          <w:lang w:val="en-SG"/>
        </w:rPr>
      </w:pPr>
    </w:p>
    <w:p w14:paraId="3226F0ED" w14:textId="7B22DDF6" w:rsidR="00552E2B" w:rsidRDefault="00961FC5" w:rsidP="00A62092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99" behindDoc="0" locked="0" layoutInCell="1" allowOverlap="1" wp14:anchorId="2FF602CE" wp14:editId="303DA96F">
                <wp:simplePos x="0" y="0"/>
                <wp:positionH relativeFrom="column">
                  <wp:posOffset>2862263</wp:posOffset>
                </wp:positionH>
                <wp:positionV relativeFrom="paragraph">
                  <wp:posOffset>70803</wp:posOffset>
                </wp:positionV>
                <wp:extent cx="0" cy="319087"/>
                <wp:effectExtent l="76200" t="0" r="76200" b="62230"/>
                <wp:wrapNone/>
                <wp:docPr id="1757859413" name="Straight Arrow Connector 1757859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90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96C647" id="Straight Arrow Connector 1757859413" o:spid="_x0000_s1026" type="#_x0000_t32" style="position:absolute;margin-left:225.4pt;margin-top:5.6pt;width:0;height:25.1pt;z-index:2516582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" strokecolor="#5b9bd5 [3204]" strokeweight=".5pt">
                <v:stroke endarrow="block" joinstyle="miter"/>
              </v:shape>
            </w:pict>
          </mc:Fallback>
        </mc:AlternateContent>
      </w:r>
    </w:p>
    <w:p w14:paraId="59F3FA9E" w14:textId="432DDCA4" w:rsidR="00552E2B" w:rsidRDefault="00CB6B5A" w:rsidP="00A62092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03E7B9F3" wp14:editId="51764EED">
                <wp:simplePos x="0" y="0"/>
                <wp:positionH relativeFrom="margin">
                  <wp:align>center</wp:align>
                </wp:positionH>
                <wp:positionV relativeFrom="paragraph">
                  <wp:posOffset>83503</wp:posOffset>
                </wp:positionV>
                <wp:extent cx="1790700" cy="447675"/>
                <wp:effectExtent l="0" t="0" r="19050" b="28575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9A6E7A" w14:textId="42B3B32C" w:rsidR="00661CF0" w:rsidRPr="0010782D" w:rsidRDefault="00661CF0" w:rsidP="00661CF0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 w:rsidRPr="0010782D">
                              <w:rPr>
                                <w:lang w:val="en-SG"/>
                              </w:rPr>
                              <w:t xml:space="preserve">The </w:t>
                            </w:r>
                            <w:r w:rsidR="00986725">
                              <w:rPr>
                                <w:lang w:val="en-SG"/>
                              </w:rPr>
                              <w:t xml:space="preserve">front </w:t>
                            </w:r>
                            <w:r>
                              <w:rPr>
                                <w:lang w:val="en-SG"/>
                              </w:rPr>
                              <w:t xml:space="preserve">door </w:t>
                            </w:r>
                            <w:r w:rsidRPr="0010782D">
                              <w:rPr>
                                <w:lang w:val="en-SG"/>
                              </w:rPr>
                              <w:t>is in “LOCKED” 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7B9F3" id="Rectangle 113" o:spid="_x0000_s1070" style="position:absolute;margin-left:0;margin-top:6.6pt;width:141pt;height:35.25pt;z-index:251658291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" fillcolor="#5b9bd5 [3204]" strokecolor="#1f4d78 [1604]" strokeweight="1pt">
                <v:textbox>
                  <w:txbxContent>
                    <w:p w14:paraId="529A6E7A" w14:textId="42B3B32C" w:rsidR="00661CF0" w:rsidRPr="0010782D" w:rsidRDefault="00661CF0" w:rsidP="00661CF0">
                      <w:pPr>
                        <w:jc w:val="center"/>
                        <w:rPr>
                          <w:lang w:val="en-SG"/>
                        </w:rPr>
                      </w:pPr>
                      <w:r w:rsidRPr="0010782D">
                        <w:rPr>
                          <w:lang w:val="en-SG"/>
                        </w:rPr>
                        <w:t xml:space="preserve">The </w:t>
                      </w:r>
                      <w:r w:rsidR="00986725">
                        <w:rPr>
                          <w:lang w:val="en-SG"/>
                        </w:rPr>
                        <w:t xml:space="preserve">front </w:t>
                      </w:r>
                      <w:r>
                        <w:rPr>
                          <w:lang w:val="en-SG"/>
                        </w:rPr>
                        <w:t xml:space="preserve">door </w:t>
                      </w:r>
                      <w:r w:rsidRPr="0010782D">
                        <w:rPr>
                          <w:lang w:val="en-SG"/>
                        </w:rPr>
                        <w:t>is in “LOCKED” state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95E0CA5" w14:textId="744FA3CD" w:rsidR="00552E2B" w:rsidRDefault="003F7028" w:rsidP="00A62092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61408" behindDoc="0" locked="0" layoutInCell="1" allowOverlap="1" wp14:anchorId="2E4BDA9F" wp14:editId="7545BB4F">
                <wp:simplePos x="0" y="0"/>
                <wp:positionH relativeFrom="column">
                  <wp:posOffset>1797050</wp:posOffset>
                </wp:positionH>
                <wp:positionV relativeFrom="paragraph">
                  <wp:posOffset>37465</wp:posOffset>
                </wp:positionV>
                <wp:extent cx="146050" cy="1028700"/>
                <wp:effectExtent l="685800" t="76200" r="0" b="19050"/>
                <wp:wrapNone/>
                <wp:docPr id="68" name="Connector: Elbow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050" cy="1028700"/>
                        </a:xfrm>
                        <a:prstGeom prst="bentConnector3">
                          <a:avLst>
                            <a:gd name="adj1" fmla="val -46626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07C22" id="Connector: Elbow 68" o:spid="_x0000_s1026" type="#_x0000_t34" style="position:absolute;margin-left:141.5pt;margin-top:2.95pt;width:11.5pt;height:81pt;flip:y;z-index:25166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" adj="-100712" strokecolor="#5b9bd5 [3204]" strokeweight=".5pt">
                <v:stroke endarrow="block"/>
              </v:shape>
            </w:pict>
          </mc:Fallback>
        </mc:AlternateContent>
      </w:r>
      <w:r w:rsidR="00DA331E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60384" behindDoc="0" locked="0" layoutInCell="1" allowOverlap="1" wp14:anchorId="4CCDB64D" wp14:editId="5A2AF6F3">
                <wp:simplePos x="0" y="0"/>
                <wp:positionH relativeFrom="column">
                  <wp:posOffset>3752850</wp:posOffset>
                </wp:positionH>
                <wp:positionV relativeFrom="paragraph">
                  <wp:posOffset>12065</wp:posOffset>
                </wp:positionV>
                <wp:extent cx="635000" cy="0"/>
                <wp:effectExtent l="38100" t="76200" r="0" b="9525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FC19D8" id="Straight Arrow Connector 67" o:spid="_x0000_s1026" type="#_x0000_t32" style="position:absolute;margin-left:295.5pt;margin-top:.95pt;width:50pt;height:0;flip:x;z-index:2516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" strokecolor="#5b9bd5 [3204]" strokeweight=".5pt">
                <v:stroke endarrow="block" joinstyle="miter"/>
              </v:shape>
            </w:pict>
          </mc:Fallback>
        </mc:AlternateContent>
      </w:r>
      <w:r w:rsidR="00DA331E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315" behindDoc="0" locked="0" layoutInCell="1" allowOverlap="1" wp14:anchorId="0089990B" wp14:editId="564E5886">
                <wp:simplePos x="0" y="0"/>
                <wp:positionH relativeFrom="column">
                  <wp:posOffset>3994150</wp:posOffset>
                </wp:positionH>
                <wp:positionV relativeFrom="paragraph">
                  <wp:posOffset>12064</wp:posOffset>
                </wp:positionV>
                <wp:extent cx="355600" cy="3119755"/>
                <wp:effectExtent l="0" t="0" r="1130300" b="23495"/>
                <wp:wrapNone/>
                <wp:docPr id="1757859443" name="Connector: Elbow 1757859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600" cy="3119755"/>
                        </a:xfrm>
                        <a:prstGeom prst="bentConnector3">
                          <a:avLst>
                            <a:gd name="adj1" fmla="val 40911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B73BA" id="Connector: Elbow 1757859443" o:spid="_x0000_s1026" type="#_x0000_t34" style="position:absolute;margin-left:314.5pt;margin-top:.95pt;width:28pt;height:245.65pt;flip:y;z-index:2516583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" adj="88369" strokecolor="#5b9bd5 [3204]" strokeweight=".5pt"/>
            </w:pict>
          </mc:Fallback>
        </mc:AlternateContent>
      </w:r>
      <w:r w:rsidR="00961FC5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98" behindDoc="0" locked="0" layoutInCell="1" allowOverlap="1" wp14:anchorId="77E0FAEF" wp14:editId="1D45745A">
                <wp:simplePos x="0" y="0"/>
                <wp:positionH relativeFrom="column">
                  <wp:posOffset>2862263</wp:posOffset>
                </wp:positionH>
                <wp:positionV relativeFrom="paragraph">
                  <wp:posOffset>251778</wp:posOffset>
                </wp:positionV>
                <wp:extent cx="0" cy="219075"/>
                <wp:effectExtent l="76200" t="0" r="57150" b="47625"/>
                <wp:wrapNone/>
                <wp:docPr id="1757859412" name="Straight Arrow Connector 1757859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762776" id="Straight Arrow Connector 1757859412" o:spid="_x0000_s1026" type="#_x0000_t32" style="position:absolute;margin-left:225.4pt;margin-top:19.85pt;width:0;height:17.25pt;z-index:2516582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" strokecolor="#5b9bd5 [3204]" strokeweight=".5pt">
                <v:stroke endarrow="block" joinstyle="miter"/>
              </v:shape>
            </w:pict>
          </mc:Fallback>
        </mc:AlternateContent>
      </w:r>
    </w:p>
    <w:p w14:paraId="666B3EF3" w14:textId="62BD1CCA" w:rsidR="00552E2B" w:rsidRDefault="00CB6B5A" w:rsidP="00A62092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92" behindDoc="0" locked="0" layoutInCell="1" allowOverlap="1" wp14:anchorId="0852A6D2" wp14:editId="7A8FBC18">
                <wp:simplePos x="0" y="0"/>
                <wp:positionH relativeFrom="margin">
                  <wp:align>center</wp:align>
                </wp:positionH>
                <wp:positionV relativeFrom="paragraph">
                  <wp:posOffset>175260</wp:posOffset>
                </wp:positionV>
                <wp:extent cx="2095500" cy="1237932"/>
                <wp:effectExtent l="19050" t="19050" r="38100" b="38735"/>
                <wp:wrapNone/>
                <wp:docPr id="114" name="Flowchart: Decision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237932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A9A786" w14:textId="3C7344EA" w:rsidR="00661CF0" w:rsidRPr="00960AA5" w:rsidRDefault="002B7758" w:rsidP="00CB6B5A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Is there</w:t>
                            </w:r>
                            <w:r w:rsidR="00CB6B5A">
                              <w:rPr>
                                <w:lang w:val="en-SG"/>
                              </w:rPr>
                              <w:t xml:space="preserve"> </w:t>
                            </w:r>
                            <w:proofErr w:type="gramStart"/>
                            <w:r w:rsidR="00CB6B5A">
                              <w:rPr>
                                <w:lang w:val="en-SG"/>
                              </w:rPr>
                              <w:t>a</w:t>
                            </w:r>
                            <w:proofErr w:type="gramEnd"/>
                            <w:r w:rsidR="00CB6B5A">
                              <w:rPr>
                                <w:lang w:val="en-SG"/>
                              </w:rPr>
                              <w:t xml:space="preserve"> </w:t>
                            </w:r>
                            <w:r w:rsidR="00815575">
                              <w:rPr>
                                <w:lang w:val="en-SG"/>
                              </w:rPr>
                              <w:t xml:space="preserve">NFC card </w:t>
                            </w:r>
                            <w:r w:rsidR="00310F27">
                              <w:rPr>
                                <w:lang w:val="en-SG"/>
                              </w:rPr>
                              <w:t>tapped (</w:t>
                            </w:r>
                            <w:r w:rsidR="00CE4C55">
                              <w:rPr>
                                <w:lang w:val="en-SG"/>
                              </w:rPr>
                              <w:t>Y</w:t>
                            </w:r>
                            <w:r w:rsidR="00661CF0">
                              <w:rPr>
                                <w:lang w:val="en-SG"/>
                              </w:rPr>
                              <w:t>/N)</w:t>
                            </w:r>
                            <w:r w:rsidR="00CB6B5A">
                              <w:rPr>
                                <w:lang w:val="en-SG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2A6D2" id="Flowchart: Decision 114" o:spid="_x0000_s1071" type="#_x0000_t110" style="position:absolute;margin-left:0;margin-top:13.8pt;width:165pt;height:97.45pt;z-index:2516582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" fillcolor="#5b9bd5 [3204]" strokecolor="#1f4d78 [1604]" strokeweight="1pt">
                <v:textbox>
                  <w:txbxContent>
                    <w:p w14:paraId="0EA9A786" w14:textId="3C7344EA" w:rsidR="00661CF0" w:rsidRPr="00960AA5" w:rsidRDefault="002B7758" w:rsidP="00CB6B5A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Is there</w:t>
                      </w:r>
                      <w:r w:rsidR="00CB6B5A">
                        <w:rPr>
                          <w:lang w:val="en-SG"/>
                        </w:rPr>
                        <w:t xml:space="preserve"> </w:t>
                      </w:r>
                      <w:proofErr w:type="gramStart"/>
                      <w:r w:rsidR="00CB6B5A">
                        <w:rPr>
                          <w:lang w:val="en-SG"/>
                        </w:rPr>
                        <w:t>a</w:t>
                      </w:r>
                      <w:proofErr w:type="gramEnd"/>
                      <w:r w:rsidR="00CB6B5A">
                        <w:rPr>
                          <w:lang w:val="en-SG"/>
                        </w:rPr>
                        <w:t xml:space="preserve"> </w:t>
                      </w:r>
                      <w:r w:rsidR="00815575">
                        <w:rPr>
                          <w:lang w:val="en-SG"/>
                        </w:rPr>
                        <w:t xml:space="preserve">NFC card </w:t>
                      </w:r>
                      <w:r w:rsidR="00310F27">
                        <w:rPr>
                          <w:lang w:val="en-SG"/>
                        </w:rPr>
                        <w:t>tapped (</w:t>
                      </w:r>
                      <w:r w:rsidR="00CE4C55">
                        <w:rPr>
                          <w:lang w:val="en-SG"/>
                        </w:rPr>
                        <w:t>Y</w:t>
                      </w:r>
                      <w:r w:rsidR="00661CF0">
                        <w:rPr>
                          <w:lang w:val="en-SG"/>
                        </w:rPr>
                        <w:t>/N)</w:t>
                      </w:r>
                      <w:r w:rsidR="00CB6B5A">
                        <w:rPr>
                          <w:lang w:val="en-SG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4FB5CA" w14:textId="0C065710" w:rsidR="00552E2B" w:rsidRDefault="003F7028" w:rsidP="00A62092">
      <w:pPr>
        <w:rPr>
          <w:lang w:val="en-SG"/>
        </w:rPr>
      </w:pPr>
      <w:r w:rsidRPr="00961FC5">
        <w:rPr>
          <w:noProof/>
          <w:lang w:val="en-SG"/>
        </w:rPr>
        <mc:AlternateContent>
          <mc:Choice Requires="wps">
            <w:drawing>
              <wp:anchor distT="45720" distB="45720" distL="114300" distR="114300" simplePos="0" relativeHeight="251663456" behindDoc="0" locked="0" layoutInCell="1" allowOverlap="1" wp14:anchorId="050C99E5" wp14:editId="507E9B59">
                <wp:simplePos x="0" y="0"/>
                <wp:positionH relativeFrom="column">
                  <wp:posOffset>1519555</wp:posOffset>
                </wp:positionH>
                <wp:positionV relativeFrom="paragraph">
                  <wp:posOffset>216535</wp:posOffset>
                </wp:positionV>
                <wp:extent cx="290195" cy="1404620"/>
                <wp:effectExtent l="0" t="0" r="0" b="0"/>
                <wp:wrapSquare wrapText="bothSides"/>
                <wp:docPr id="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05637" w14:textId="77777777" w:rsidR="003F7028" w:rsidRPr="003A040B" w:rsidRDefault="003F7028" w:rsidP="003F7028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0C99E5" id="Text Box 2" o:spid="_x0000_s1072" type="#_x0000_t202" style="position:absolute;margin-left:119.65pt;margin-top:17.05pt;width:22.85pt;height:110.6pt;z-index:251663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" filled="f" stroked="f">
                <v:textbox style="mso-fit-shape-to-text:t">
                  <w:txbxContent>
                    <w:p w14:paraId="5A105637" w14:textId="77777777" w:rsidR="003F7028" w:rsidRPr="003A040B" w:rsidRDefault="003F7028" w:rsidP="003F7028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AFDD7C" w14:textId="207D83FD" w:rsidR="00552E2B" w:rsidRDefault="00552E2B" w:rsidP="00A62092">
      <w:pPr>
        <w:rPr>
          <w:lang w:val="en-SG"/>
        </w:rPr>
      </w:pPr>
    </w:p>
    <w:p w14:paraId="66F9F0E1" w14:textId="135E9F40" w:rsidR="00552E2B" w:rsidRDefault="00552E2B" w:rsidP="00A62092">
      <w:pPr>
        <w:rPr>
          <w:lang w:val="en-SG"/>
        </w:rPr>
      </w:pPr>
    </w:p>
    <w:p w14:paraId="56D2C77C" w14:textId="1F9BAADE" w:rsidR="00552E2B" w:rsidRDefault="00DA331E" w:rsidP="00A62092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9360" behindDoc="0" locked="0" layoutInCell="1" allowOverlap="1" wp14:anchorId="31F6BDDF" wp14:editId="4F0F3346">
                <wp:simplePos x="0" y="0"/>
                <wp:positionH relativeFrom="column">
                  <wp:posOffset>2863850</wp:posOffset>
                </wp:positionH>
                <wp:positionV relativeFrom="paragraph">
                  <wp:posOffset>279400</wp:posOffset>
                </wp:positionV>
                <wp:extent cx="6350" cy="615950"/>
                <wp:effectExtent l="38100" t="0" r="69850" b="5080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615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50FA2D" id="Straight Arrow Connector 64" o:spid="_x0000_s1026" type="#_x0000_t32" style="position:absolute;margin-left:225.5pt;margin-top:22pt;width:.5pt;height:48.5pt;z-index:2516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" strokecolor="#5b9bd5 [3204]" strokeweight=".5pt">
                <v:stroke endarrow="block" joinstyle="miter"/>
              </v:shape>
            </w:pict>
          </mc:Fallback>
        </mc:AlternateContent>
      </w:r>
    </w:p>
    <w:p w14:paraId="64B56456" w14:textId="2D2CB044" w:rsidR="00552E2B" w:rsidRDefault="00DA331E" w:rsidP="00A62092">
      <w:pPr>
        <w:rPr>
          <w:lang w:val="en-SG"/>
        </w:rPr>
      </w:pPr>
      <w:r w:rsidRPr="00961FC5">
        <w:rPr>
          <w:noProof/>
          <w:lang w:val="en-SG"/>
        </w:rPr>
        <mc:AlternateContent>
          <mc:Choice Requires="wps">
            <w:drawing>
              <wp:anchor distT="45720" distB="45720" distL="114300" distR="114300" simplePos="0" relativeHeight="251658303" behindDoc="0" locked="0" layoutInCell="1" allowOverlap="1" wp14:anchorId="5A169A73" wp14:editId="6ED00211">
                <wp:simplePos x="0" y="0"/>
                <wp:positionH relativeFrom="column">
                  <wp:posOffset>2978785</wp:posOffset>
                </wp:positionH>
                <wp:positionV relativeFrom="paragraph">
                  <wp:posOffset>172085</wp:posOffset>
                </wp:positionV>
                <wp:extent cx="290195" cy="1404620"/>
                <wp:effectExtent l="0" t="0" r="0" b="0"/>
                <wp:wrapSquare wrapText="bothSides"/>
                <wp:docPr id="17578594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20505E" w14:textId="71335420" w:rsidR="00A61CF5" w:rsidRPr="00A61CF5" w:rsidRDefault="00241383" w:rsidP="00A61CF5">
                            <w:pPr>
                              <w:rPr>
                                <w:sz w:val="24"/>
                                <w:szCs w:val="24"/>
                                <w:lang w:val="en-SG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SG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169A73" id="_x0000_s1073" type="#_x0000_t202" style="position:absolute;margin-left:234.55pt;margin-top:13.55pt;width:22.85pt;height:110.6pt;z-index:25165830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" filled="f" stroked="f">
                <v:textbox style="mso-fit-shape-to-text:t">
                  <w:txbxContent>
                    <w:p w14:paraId="5B20505E" w14:textId="71335420" w:rsidR="00A61CF5" w:rsidRPr="00A61CF5" w:rsidRDefault="00241383" w:rsidP="00A61CF5">
                      <w:pPr>
                        <w:rPr>
                          <w:sz w:val="24"/>
                          <w:szCs w:val="24"/>
                          <w:lang w:val="en-SG"/>
                        </w:rPr>
                      </w:pPr>
                      <w:r>
                        <w:rPr>
                          <w:sz w:val="24"/>
                          <w:szCs w:val="24"/>
                          <w:lang w:val="en-SG"/>
                        </w:rPr>
                        <w:t>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1DF19A" w14:textId="20B96760" w:rsidR="00552E2B" w:rsidRDefault="00552E2B" w:rsidP="00A62092">
      <w:pPr>
        <w:rPr>
          <w:lang w:val="en-SG"/>
        </w:rPr>
      </w:pPr>
    </w:p>
    <w:p w14:paraId="0DE2C880" w14:textId="03BF8A7F" w:rsidR="00552E2B" w:rsidRDefault="003A040B" w:rsidP="00A62092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95" behindDoc="0" locked="0" layoutInCell="1" allowOverlap="1" wp14:anchorId="1935D901" wp14:editId="5205D0EB">
                <wp:simplePos x="0" y="0"/>
                <wp:positionH relativeFrom="margin">
                  <wp:posOffset>1733550</wp:posOffset>
                </wp:positionH>
                <wp:positionV relativeFrom="paragraph">
                  <wp:posOffset>26035</wp:posOffset>
                </wp:positionV>
                <wp:extent cx="2254250" cy="1671637"/>
                <wp:effectExtent l="19050" t="19050" r="31750" b="43180"/>
                <wp:wrapNone/>
                <wp:docPr id="119" name="Flowchart: Decision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0" cy="1671637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5665A4" w14:textId="69BC904D" w:rsidR="00044151" w:rsidRPr="003001E8" w:rsidRDefault="00044151" w:rsidP="00044151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 xml:space="preserve">Is the card tapped same as NFC card </w:t>
                            </w:r>
                            <w:r w:rsidR="00DA331E">
                              <w:rPr>
                                <w:lang w:val="en-SG"/>
                              </w:rPr>
                              <w:t>1,</w:t>
                            </w:r>
                            <w:r w:rsidR="004E193D">
                              <w:rPr>
                                <w:lang w:val="en-SG"/>
                              </w:rPr>
                              <w:t>2</w:t>
                            </w:r>
                            <w:r w:rsidR="00DA331E">
                              <w:rPr>
                                <w:lang w:val="en-SG"/>
                              </w:rPr>
                              <w:t xml:space="preserve"> or 3</w:t>
                            </w:r>
                            <w:r w:rsidR="00850F6D">
                              <w:rPr>
                                <w:lang w:val="en-SG"/>
                              </w:rPr>
                              <w:t xml:space="preserve"> (Y/N)</w:t>
                            </w:r>
                            <w:r w:rsidR="00CB6B5A">
                              <w:rPr>
                                <w:lang w:val="en-SG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5D901" id="Flowchart: Decision 119" o:spid="_x0000_s1074" type="#_x0000_t110" style="position:absolute;margin-left:136.5pt;margin-top:2.05pt;width:177.5pt;height:131.6pt;z-index:25165829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" fillcolor="#5b9bd5 [3204]" strokecolor="#1f4d78 [1604]" strokeweight="1pt">
                <v:textbox>
                  <w:txbxContent>
                    <w:p w14:paraId="3C5665A4" w14:textId="69BC904D" w:rsidR="00044151" w:rsidRPr="003001E8" w:rsidRDefault="00044151" w:rsidP="00044151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 xml:space="preserve">Is the card tapped same as NFC card </w:t>
                      </w:r>
                      <w:r w:rsidR="00DA331E">
                        <w:rPr>
                          <w:lang w:val="en-SG"/>
                        </w:rPr>
                        <w:t>1,</w:t>
                      </w:r>
                      <w:r w:rsidR="004E193D">
                        <w:rPr>
                          <w:lang w:val="en-SG"/>
                        </w:rPr>
                        <w:t>2</w:t>
                      </w:r>
                      <w:r w:rsidR="00DA331E">
                        <w:rPr>
                          <w:lang w:val="en-SG"/>
                        </w:rPr>
                        <w:t xml:space="preserve"> or 3</w:t>
                      </w:r>
                      <w:r w:rsidR="00850F6D">
                        <w:rPr>
                          <w:lang w:val="en-SG"/>
                        </w:rPr>
                        <w:t xml:space="preserve"> (Y/N)</w:t>
                      </w:r>
                      <w:r w:rsidR="00CB6B5A">
                        <w:rPr>
                          <w:lang w:val="en-SG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DEA4C5" w14:textId="351B6DC0" w:rsidR="00552E2B" w:rsidRDefault="0005258F" w:rsidP="00A62092">
      <w:pPr>
        <w:rPr>
          <w:lang w:val="en-SG"/>
        </w:rPr>
      </w:pPr>
      <w:r w:rsidRPr="00961FC5">
        <w:rPr>
          <w:noProof/>
          <w:lang w:val="en-SG"/>
        </w:rPr>
        <mc:AlternateContent>
          <mc:Choice Requires="wps">
            <w:drawing>
              <wp:anchor distT="45720" distB="45720" distL="114300" distR="114300" simplePos="0" relativeHeight="251658316" behindDoc="0" locked="0" layoutInCell="1" allowOverlap="1" wp14:anchorId="66A3AC99" wp14:editId="537622F4">
                <wp:simplePos x="0" y="0"/>
                <wp:positionH relativeFrom="column">
                  <wp:posOffset>4056380</wp:posOffset>
                </wp:positionH>
                <wp:positionV relativeFrom="paragraph">
                  <wp:posOffset>262890</wp:posOffset>
                </wp:positionV>
                <wp:extent cx="290195" cy="1404620"/>
                <wp:effectExtent l="0" t="0" r="0" b="0"/>
                <wp:wrapSquare wrapText="bothSides"/>
                <wp:docPr id="17578594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5A2ECA" w14:textId="77777777" w:rsidR="0005258F" w:rsidRPr="003A040B" w:rsidRDefault="0005258F" w:rsidP="0005258F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A3AC99" id="_x0000_s1075" type="#_x0000_t202" style="position:absolute;margin-left:319.4pt;margin-top:20.7pt;width:22.85pt;height:110.6pt;z-index:2516583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" filled="f" stroked="f">
                <v:textbox style="mso-fit-shape-to-text:t">
                  <w:txbxContent>
                    <w:p w14:paraId="6E5A2ECA" w14:textId="77777777" w:rsidR="0005258F" w:rsidRPr="003A040B" w:rsidRDefault="0005258F" w:rsidP="0005258F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5AD8FD" w14:textId="784E3870" w:rsidR="00552E2B" w:rsidRDefault="00552E2B" w:rsidP="00A62092">
      <w:pPr>
        <w:rPr>
          <w:lang w:val="en-SG"/>
        </w:rPr>
      </w:pPr>
    </w:p>
    <w:p w14:paraId="137E3E4C" w14:textId="576B7E7B" w:rsidR="00552E2B" w:rsidRDefault="00552E2B" w:rsidP="00A62092">
      <w:pPr>
        <w:rPr>
          <w:lang w:val="en-SG"/>
        </w:rPr>
      </w:pPr>
    </w:p>
    <w:p w14:paraId="4A1966EC" w14:textId="0BD79ACF" w:rsidR="00552E2B" w:rsidRDefault="00552E2B" w:rsidP="00A62092">
      <w:pPr>
        <w:rPr>
          <w:lang w:val="en-SG"/>
        </w:rPr>
      </w:pPr>
    </w:p>
    <w:p w14:paraId="2D3ADCA0" w14:textId="5EEA1123" w:rsidR="00552E2B" w:rsidRDefault="00DB6DED" w:rsidP="00A62092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306" behindDoc="0" locked="0" layoutInCell="1" allowOverlap="1" wp14:anchorId="7D89A7C0" wp14:editId="54A04BB2">
                <wp:simplePos x="0" y="0"/>
                <wp:positionH relativeFrom="column">
                  <wp:posOffset>2857183</wp:posOffset>
                </wp:positionH>
                <wp:positionV relativeFrom="paragraph">
                  <wp:posOffset>272098</wp:posOffset>
                </wp:positionV>
                <wp:extent cx="5080" cy="733425"/>
                <wp:effectExtent l="76200" t="0" r="71120" b="47625"/>
                <wp:wrapNone/>
                <wp:docPr id="1757859428" name="Straight Arrow Connector 1757859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E90A48" id="Straight Arrow Connector 1757859428" o:spid="_x0000_s1026" type="#_x0000_t32" style="position:absolute;margin-left:225pt;margin-top:21.45pt;width:.4pt;height:57.75pt;z-index:2516583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" strokecolor="#5b9bd5 [3204]" strokeweight=".5pt">
                <v:stroke endarrow="block" joinstyle="miter"/>
              </v:shape>
            </w:pict>
          </mc:Fallback>
        </mc:AlternateContent>
      </w:r>
    </w:p>
    <w:p w14:paraId="206505F4" w14:textId="2484DFA8" w:rsidR="004E193D" w:rsidRDefault="00DB6DED" w:rsidP="00A62092">
      <w:pPr>
        <w:rPr>
          <w:lang w:val="en-SG"/>
        </w:rPr>
      </w:pPr>
      <w:r w:rsidRPr="00961FC5">
        <w:rPr>
          <w:noProof/>
          <w:lang w:val="en-SG"/>
        </w:rPr>
        <mc:AlternateContent>
          <mc:Choice Requires="wps">
            <w:drawing>
              <wp:anchor distT="45720" distB="45720" distL="114300" distR="114300" simplePos="0" relativeHeight="251658305" behindDoc="0" locked="0" layoutInCell="1" allowOverlap="1" wp14:anchorId="3921EA15" wp14:editId="1884EA67">
                <wp:simplePos x="0" y="0"/>
                <wp:positionH relativeFrom="column">
                  <wp:posOffset>2809875</wp:posOffset>
                </wp:positionH>
                <wp:positionV relativeFrom="paragraph">
                  <wp:posOffset>221615</wp:posOffset>
                </wp:positionV>
                <wp:extent cx="290195" cy="1404620"/>
                <wp:effectExtent l="0" t="0" r="0" b="0"/>
                <wp:wrapSquare wrapText="bothSides"/>
                <wp:docPr id="17578594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5BF8E" w14:textId="77777777" w:rsidR="00B45B21" w:rsidRPr="00A61CF5" w:rsidRDefault="00B45B21" w:rsidP="00B45B21">
                            <w:pPr>
                              <w:rPr>
                                <w:sz w:val="24"/>
                                <w:szCs w:val="24"/>
                                <w:lang w:val="en-SG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SG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21EA15" id="_x0000_s1076" type="#_x0000_t202" style="position:absolute;margin-left:221.25pt;margin-top:17.45pt;width:22.85pt;height:110.6pt;z-index:25165830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" filled="f" stroked="f">
                <v:textbox style="mso-fit-shape-to-text:t">
                  <w:txbxContent>
                    <w:p w14:paraId="7E75BF8E" w14:textId="77777777" w:rsidR="00B45B21" w:rsidRPr="00A61CF5" w:rsidRDefault="00B45B21" w:rsidP="00B45B21">
                      <w:pPr>
                        <w:rPr>
                          <w:sz w:val="24"/>
                          <w:szCs w:val="24"/>
                          <w:lang w:val="en-SG"/>
                        </w:rPr>
                      </w:pPr>
                      <w:r>
                        <w:rPr>
                          <w:sz w:val="24"/>
                          <w:szCs w:val="24"/>
                          <w:lang w:val="en-SG"/>
                        </w:rPr>
                        <w:t>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A38AFA" w14:textId="5CDAD1FB" w:rsidR="004E193D" w:rsidRDefault="004E193D" w:rsidP="00A62092">
      <w:pPr>
        <w:rPr>
          <w:lang w:val="en-SG"/>
        </w:rPr>
      </w:pPr>
    </w:p>
    <w:p w14:paraId="6DBF05DB" w14:textId="72311B7B" w:rsidR="00CE4C55" w:rsidRDefault="00DB6DED" w:rsidP="00A62092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94" behindDoc="0" locked="0" layoutInCell="1" allowOverlap="1" wp14:anchorId="448248FA" wp14:editId="1F36FE74">
                <wp:simplePos x="0" y="0"/>
                <wp:positionH relativeFrom="margin">
                  <wp:align>center</wp:align>
                </wp:positionH>
                <wp:positionV relativeFrom="paragraph">
                  <wp:posOffset>132080</wp:posOffset>
                </wp:positionV>
                <wp:extent cx="2009775" cy="447675"/>
                <wp:effectExtent l="0" t="0" r="28575" b="28575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5FDA4C" w14:textId="0EDA624F" w:rsidR="00661CF0" w:rsidRPr="00CC46A4" w:rsidRDefault="00661CF0" w:rsidP="00661CF0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 xml:space="preserve">The front door </w:t>
                            </w:r>
                            <w:r w:rsidR="00986725">
                              <w:rPr>
                                <w:lang w:val="en-SG"/>
                              </w:rPr>
                              <w:t xml:space="preserve">will switch to </w:t>
                            </w:r>
                            <w:r>
                              <w:rPr>
                                <w:lang w:val="en-SG"/>
                              </w:rPr>
                              <w:t>“UNLOCK</w:t>
                            </w:r>
                            <w:r w:rsidR="00986725">
                              <w:rPr>
                                <w:lang w:val="en-SG"/>
                              </w:rPr>
                              <w:t>ED</w:t>
                            </w:r>
                            <w:r>
                              <w:rPr>
                                <w:lang w:val="en-SG"/>
                              </w:rPr>
                              <w:t>”</w:t>
                            </w:r>
                            <w:r w:rsidR="00986725">
                              <w:rPr>
                                <w:lang w:val="en-SG"/>
                              </w:rPr>
                              <w:t xml:space="preserve"> 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8248FA" id="Rectangle 116" o:spid="_x0000_s1077" style="position:absolute;margin-left:0;margin-top:10.4pt;width:158.25pt;height:35.25pt;z-index:25165829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" fillcolor="#5b9bd5 [3204]" strokecolor="#1f4d78 [1604]" strokeweight="1pt">
                <v:textbox>
                  <w:txbxContent>
                    <w:p w14:paraId="535FDA4C" w14:textId="0EDA624F" w:rsidR="00661CF0" w:rsidRPr="00CC46A4" w:rsidRDefault="00661CF0" w:rsidP="00661CF0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 xml:space="preserve">The front door </w:t>
                      </w:r>
                      <w:r w:rsidR="00986725">
                        <w:rPr>
                          <w:lang w:val="en-SG"/>
                        </w:rPr>
                        <w:t xml:space="preserve">will switch to </w:t>
                      </w:r>
                      <w:r>
                        <w:rPr>
                          <w:lang w:val="en-SG"/>
                        </w:rPr>
                        <w:t>“UNLOCK</w:t>
                      </w:r>
                      <w:r w:rsidR="00986725">
                        <w:rPr>
                          <w:lang w:val="en-SG"/>
                        </w:rPr>
                        <w:t>ED</w:t>
                      </w:r>
                      <w:r>
                        <w:rPr>
                          <w:lang w:val="en-SG"/>
                        </w:rPr>
                        <w:t>”</w:t>
                      </w:r>
                      <w:r w:rsidR="00986725">
                        <w:rPr>
                          <w:lang w:val="en-SG"/>
                        </w:rPr>
                        <w:t xml:space="preserve"> state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2DA5786" w14:textId="5BA5FCC8" w:rsidR="00CE4C55" w:rsidRDefault="00CE4C55" w:rsidP="00A62092">
      <w:pPr>
        <w:rPr>
          <w:lang w:val="en-SG"/>
        </w:rPr>
      </w:pPr>
    </w:p>
    <w:p w14:paraId="60CFB39A" w14:textId="51C28E50" w:rsidR="00CE4C55" w:rsidRDefault="00DB6DED" w:rsidP="00A62092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308" behindDoc="0" locked="0" layoutInCell="1" allowOverlap="1" wp14:anchorId="2FDA86D4" wp14:editId="413E1DE8">
                <wp:simplePos x="0" y="0"/>
                <wp:positionH relativeFrom="column">
                  <wp:posOffset>2847975</wp:posOffset>
                </wp:positionH>
                <wp:positionV relativeFrom="paragraph">
                  <wp:posOffset>6033</wp:posOffset>
                </wp:positionV>
                <wp:extent cx="0" cy="271462"/>
                <wp:effectExtent l="76200" t="0" r="57150" b="52705"/>
                <wp:wrapNone/>
                <wp:docPr id="1757859433" name="Straight Arrow Connector 1757859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4C13B7" id="Straight Arrow Connector 1757859433" o:spid="_x0000_s1026" type="#_x0000_t32" style="position:absolute;margin-left:224.25pt;margin-top:.5pt;width:0;height:21.35pt;z-index:251658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307" behindDoc="0" locked="0" layoutInCell="1" allowOverlap="1" wp14:anchorId="442DC3B2" wp14:editId="253F9709">
                <wp:simplePos x="0" y="0"/>
                <wp:positionH relativeFrom="margin">
                  <wp:align>center</wp:align>
                </wp:positionH>
                <wp:positionV relativeFrom="paragraph">
                  <wp:posOffset>257810</wp:posOffset>
                </wp:positionV>
                <wp:extent cx="1014412" cy="433387"/>
                <wp:effectExtent l="0" t="0" r="14605" b="24130"/>
                <wp:wrapNone/>
                <wp:docPr id="1757859432" name="Flowchart: Terminator 1757859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412" cy="433387"/>
                        </a:xfrm>
                        <a:prstGeom prst="flowChartTerminator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7F55D2" w14:textId="176132E4" w:rsidR="00DB6DED" w:rsidRPr="00DB6DED" w:rsidRDefault="00DB6DED" w:rsidP="00DB6DED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2DC3B2" id="Flowchart: Terminator 1757859432" o:spid="_x0000_s1078" type="#_x0000_t116" style="position:absolute;margin-left:0;margin-top:20.3pt;width:79.85pt;height:34.1pt;z-index:251658307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" fillcolor="red" strokecolor="#1f4d78 [1604]" strokeweight="1pt">
                <v:textbox>
                  <w:txbxContent>
                    <w:p w14:paraId="7C7F55D2" w14:textId="176132E4" w:rsidR="00DB6DED" w:rsidRPr="00DB6DED" w:rsidRDefault="00DB6DED" w:rsidP="00DB6DED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END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93AF1D" w14:textId="0AF6D578" w:rsidR="007E7350" w:rsidRPr="00472204" w:rsidRDefault="00B00270" w:rsidP="1D4310B9">
      <w:pPr>
        <w:pStyle w:val="ListParagraph"/>
        <w:numPr>
          <w:ilvl w:val="2"/>
          <w:numId w:val="2"/>
        </w:numPr>
        <w:rPr>
          <w:lang w:val="en-SG"/>
        </w:rPr>
      </w:pPr>
      <w:r>
        <w:rPr>
          <w:lang w:val="en-SG"/>
        </w:rPr>
        <w:lastRenderedPageBreak/>
        <w:t xml:space="preserve">      </w:t>
      </w:r>
      <w:r w:rsidR="007E54E7">
        <w:rPr>
          <w:color w:val="2E74B5" w:themeColor="accent1" w:themeShade="BF"/>
          <w:sz w:val="24"/>
          <w:szCs w:val="24"/>
          <w:lang w:val="en-SG"/>
        </w:rPr>
        <w:t>Access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727AC4" w14:paraId="5C8E2D60" w14:textId="77777777" w:rsidTr="08FC8336">
        <w:tc>
          <w:tcPr>
            <w:tcW w:w="1555" w:type="dxa"/>
          </w:tcPr>
          <w:p w14:paraId="66B1CAC4" w14:textId="77777777" w:rsidR="00727AC4" w:rsidRPr="00B06C1E" w:rsidRDefault="00727AC4" w:rsidP="00FB34AF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4DBCBC3C" w14:textId="77777777" w:rsidR="00727AC4" w:rsidRPr="00B06C1E" w:rsidRDefault="00727AC4" w:rsidP="00FB34AF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727AC4" w14:paraId="4ED6A0BE" w14:textId="77777777" w:rsidTr="08FC8336">
        <w:trPr>
          <w:trHeight w:val="600"/>
        </w:trPr>
        <w:tc>
          <w:tcPr>
            <w:tcW w:w="1555" w:type="dxa"/>
          </w:tcPr>
          <w:p w14:paraId="371CA4A4" w14:textId="0857015C" w:rsidR="00727AC4" w:rsidRDefault="00C1499C" w:rsidP="00FB34AF">
            <w:pPr>
              <w:rPr>
                <w:lang w:val="en-SG"/>
              </w:rPr>
            </w:pPr>
            <w:r>
              <w:rPr>
                <w:lang w:val="en-SG"/>
              </w:rPr>
              <w:t>REQ-</w:t>
            </w:r>
            <w:r w:rsidR="00ED5BAF">
              <w:rPr>
                <w:lang w:val="en-SG"/>
              </w:rPr>
              <w:t>11</w:t>
            </w:r>
          </w:p>
        </w:tc>
        <w:tc>
          <w:tcPr>
            <w:tcW w:w="7654" w:type="dxa"/>
          </w:tcPr>
          <w:p w14:paraId="3EF6DE56" w14:textId="1574E9DC" w:rsidR="007E54E7" w:rsidRDefault="007E54E7" w:rsidP="007E54E7">
            <w:pPr>
              <w:rPr>
                <w:lang w:val="en-SG"/>
              </w:rPr>
            </w:pPr>
            <w:r w:rsidRPr="27C1237E">
              <w:rPr>
                <w:lang w:val="en-SG"/>
              </w:rPr>
              <w:t xml:space="preserve">The internal HTTP server on the </w:t>
            </w:r>
            <w:proofErr w:type="spellStart"/>
            <w:r w:rsidRPr="27C1237E">
              <w:rPr>
                <w:lang w:val="en-SG"/>
              </w:rPr>
              <w:t>AloT</w:t>
            </w:r>
            <w:proofErr w:type="spellEnd"/>
            <w:r w:rsidRPr="27C1237E">
              <w:rPr>
                <w:lang w:val="en-SG"/>
              </w:rPr>
              <w:t xml:space="preserve"> Home Automation System shall allow the user to </w:t>
            </w:r>
            <w:r w:rsidRPr="6CB9A51A">
              <w:rPr>
                <w:lang w:val="en-SG"/>
              </w:rPr>
              <w:t>control</w:t>
            </w:r>
            <w:r w:rsidRPr="27C1237E">
              <w:rPr>
                <w:lang w:val="en-SG"/>
              </w:rPr>
              <w:t xml:space="preserve"> the following,</w:t>
            </w:r>
          </w:p>
          <w:p w14:paraId="60E50024" w14:textId="7992F2AE" w:rsidR="00727AC4" w:rsidRPr="007E54E7" w:rsidRDefault="007E54E7" w:rsidP="007E54E7">
            <w:pPr>
              <w:pStyle w:val="ListParagraph"/>
              <w:numPr>
                <w:ilvl w:val="0"/>
                <w:numId w:val="18"/>
              </w:numPr>
              <w:rPr>
                <w:lang w:val="en-SG"/>
              </w:rPr>
            </w:pPr>
            <w:r w:rsidRPr="007E54E7">
              <w:rPr>
                <w:lang w:val="en-SG"/>
              </w:rPr>
              <w:t>Locking/</w:t>
            </w:r>
            <w:r w:rsidRPr="007E54E7">
              <w:rPr>
                <w:lang w:val="en-SG"/>
              </w:rPr>
              <w:t>Unlocking front door</w:t>
            </w:r>
            <w:r w:rsidRPr="007E54E7">
              <w:rPr>
                <w:lang w:val="en-SG"/>
              </w:rPr>
              <w:t>.</w:t>
            </w:r>
          </w:p>
          <w:p w14:paraId="4C4359BE" w14:textId="77777777" w:rsidR="00727AC4" w:rsidRPr="00A62092" w:rsidRDefault="00727AC4" w:rsidP="00FB34AF">
            <w:pPr>
              <w:rPr>
                <w:lang w:val="en-SG"/>
              </w:rPr>
            </w:pPr>
          </w:p>
        </w:tc>
      </w:tr>
    </w:tbl>
    <w:p w14:paraId="1B8EAF8E" w14:textId="77777777" w:rsidR="00472204" w:rsidRDefault="00472204" w:rsidP="007E54E7">
      <w:pPr>
        <w:rPr>
          <w:color w:val="2E74B5" w:themeColor="accent1" w:themeShade="BF"/>
          <w:sz w:val="24"/>
          <w:szCs w:val="24"/>
          <w:lang w:val="en-SG"/>
        </w:rPr>
      </w:pPr>
    </w:p>
    <w:p w14:paraId="5FC6679A" w14:textId="48BA1DFC" w:rsidR="00ED5BAF" w:rsidRPr="00472204" w:rsidRDefault="005A62A0" w:rsidP="00472204">
      <w:pPr>
        <w:ind w:left="720"/>
        <w:rPr>
          <w:lang w:val="en-SG"/>
        </w:rPr>
      </w:pPr>
      <w:r w:rsidRPr="005A62A0">
        <w:rPr>
          <w:color w:val="2E74B5" w:themeColor="accent1" w:themeShade="BF"/>
          <w:sz w:val="24"/>
          <w:szCs w:val="24"/>
          <w:lang w:val="en-SG"/>
        </w:rPr>
        <w:t>2.3.4.</w:t>
      </w:r>
      <w:r w:rsidR="00ED5BAF" w:rsidRPr="005A62A0">
        <w:rPr>
          <w:color w:val="2E74B5" w:themeColor="accent1" w:themeShade="BF"/>
          <w:lang w:val="en-SG"/>
        </w:rPr>
        <w:t xml:space="preserve">      </w:t>
      </w:r>
      <w:r>
        <w:rPr>
          <w:color w:val="2E74B5" w:themeColor="accent1" w:themeShade="BF"/>
          <w:sz w:val="24"/>
          <w:szCs w:val="24"/>
          <w:lang w:val="en-SG"/>
        </w:rPr>
        <w:t>Intrusion Detection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ED5BAF" w14:paraId="6E43D6B6" w14:textId="77777777" w:rsidTr="00FB34AF">
        <w:tc>
          <w:tcPr>
            <w:tcW w:w="1555" w:type="dxa"/>
          </w:tcPr>
          <w:p w14:paraId="59817662" w14:textId="77777777" w:rsidR="00ED5BAF" w:rsidRPr="00B06C1E" w:rsidRDefault="00ED5BAF" w:rsidP="00FB34AF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56A76112" w14:textId="77777777" w:rsidR="00ED5BAF" w:rsidRPr="00B06C1E" w:rsidRDefault="00ED5BAF" w:rsidP="00FB34AF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ED5BAF" w14:paraId="7C277D91" w14:textId="77777777" w:rsidTr="00FB34AF">
        <w:trPr>
          <w:trHeight w:val="600"/>
        </w:trPr>
        <w:tc>
          <w:tcPr>
            <w:tcW w:w="1555" w:type="dxa"/>
          </w:tcPr>
          <w:p w14:paraId="3B9108E4" w14:textId="0F23C7C4" w:rsidR="00ED5BAF" w:rsidRDefault="00ED5BAF" w:rsidP="00FB34AF">
            <w:pPr>
              <w:rPr>
                <w:lang w:val="en-SG"/>
              </w:rPr>
            </w:pPr>
            <w:r>
              <w:rPr>
                <w:lang w:val="en-SG"/>
              </w:rPr>
              <w:t>REQ-1</w:t>
            </w:r>
            <w:r w:rsidR="007E54E7">
              <w:rPr>
                <w:lang w:val="en-SG"/>
              </w:rPr>
              <w:t>2</w:t>
            </w:r>
          </w:p>
        </w:tc>
        <w:tc>
          <w:tcPr>
            <w:tcW w:w="7654" w:type="dxa"/>
          </w:tcPr>
          <w:p w14:paraId="460EE792" w14:textId="4ECBDDCB" w:rsidR="00ED5BAF" w:rsidRDefault="00030BF2" w:rsidP="00FB34AF">
            <w:pPr>
              <w:rPr>
                <w:lang w:val="en-SG"/>
              </w:rPr>
            </w:pPr>
            <w:r>
              <w:rPr>
                <w:lang w:val="en-SG"/>
              </w:rPr>
              <w:t>Detect</w:t>
            </w:r>
            <w:r w:rsidR="00715597">
              <w:rPr>
                <w:lang w:val="en-SG"/>
              </w:rPr>
              <w:t>s</w:t>
            </w:r>
            <w:r>
              <w:rPr>
                <w:lang w:val="en-SG"/>
              </w:rPr>
              <w:t xml:space="preserve"> a </w:t>
            </w:r>
            <w:r w:rsidR="00DD5FF8">
              <w:rPr>
                <w:lang w:val="en-SG"/>
              </w:rPr>
              <w:t xml:space="preserve">forced entry </w:t>
            </w:r>
            <w:r w:rsidR="00715597">
              <w:rPr>
                <w:lang w:val="en-SG"/>
              </w:rPr>
              <w:t>when the door is in “LOCKED” state</w:t>
            </w:r>
            <w:r w:rsidR="00B00433">
              <w:rPr>
                <w:lang w:val="en-SG"/>
              </w:rPr>
              <w:t>.</w:t>
            </w:r>
          </w:p>
          <w:p w14:paraId="44D6B696" w14:textId="77777777" w:rsidR="00ED5BAF" w:rsidRPr="00A62092" w:rsidRDefault="00ED5BAF" w:rsidP="00FB34AF">
            <w:pPr>
              <w:rPr>
                <w:lang w:val="en-SG"/>
              </w:rPr>
            </w:pPr>
          </w:p>
        </w:tc>
      </w:tr>
      <w:tr w:rsidR="00ED5BAF" w14:paraId="3B0ADDAD" w14:textId="77777777" w:rsidTr="00275E95">
        <w:trPr>
          <w:trHeight w:val="519"/>
        </w:trPr>
        <w:tc>
          <w:tcPr>
            <w:tcW w:w="1555" w:type="dxa"/>
          </w:tcPr>
          <w:p w14:paraId="12092528" w14:textId="7C7720E4" w:rsidR="00ED5BAF" w:rsidRDefault="00ED5BAF" w:rsidP="00FB34AF">
            <w:pPr>
              <w:rPr>
                <w:lang w:val="en-SG"/>
              </w:rPr>
            </w:pPr>
            <w:r w:rsidRPr="1469ABFF">
              <w:rPr>
                <w:lang w:val="en-SG"/>
              </w:rPr>
              <w:t>REQ-</w:t>
            </w:r>
            <w:r>
              <w:rPr>
                <w:lang w:val="en-SG"/>
              </w:rPr>
              <w:t>1</w:t>
            </w:r>
            <w:r w:rsidR="007E54E7">
              <w:rPr>
                <w:lang w:val="en-SG"/>
              </w:rPr>
              <w:t>3</w:t>
            </w:r>
          </w:p>
        </w:tc>
        <w:tc>
          <w:tcPr>
            <w:tcW w:w="7654" w:type="dxa"/>
          </w:tcPr>
          <w:p w14:paraId="03E31E37" w14:textId="7E08A731" w:rsidR="00ED5BAF" w:rsidRDefault="007C79FD" w:rsidP="00FB34AF">
            <w:pPr>
              <w:rPr>
                <w:lang w:val="en-SG"/>
              </w:rPr>
            </w:pPr>
            <w:r>
              <w:rPr>
                <w:lang w:val="en-SG"/>
              </w:rPr>
              <w:t>Notification</w:t>
            </w:r>
            <w:r w:rsidR="00EB64AA">
              <w:rPr>
                <w:lang w:val="en-SG"/>
              </w:rPr>
              <w:t xml:space="preserve"> should be sent as an alert of intrusion</w:t>
            </w:r>
            <w:r w:rsidR="00B00433">
              <w:rPr>
                <w:lang w:val="en-SG"/>
              </w:rPr>
              <w:t>.</w:t>
            </w:r>
          </w:p>
        </w:tc>
      </w:tr>
      <w:tr w:rsidR="00F130E6" w14:paraId="63C6F8CE" w14:textId="77777777" w:rsidTr="00275E95">
        <w:trPr>
          <w:trHeight w:val="540"/>
        </w:trPr>
        <w:tc>
          <w:tcPr>
            <w:tcW w:w="1555" w:type="dxa"/>
          </w:tcPr>
          <w:p w14:paraId="34E92E02" w14:textId="0675F258" w:rsidR="00F130E6" w:rsidRPr="1469ABFF" w:rsidRDefault="00621CE4" w:rsidP="0049558E">
            <w:pPr>
              <w:rPr>
                <w:lang w:val="en-SG"/>
              </w:rPr>
            </w:pPr>
            <w:r>
              <w:rPr>
                <w:lang w:val="en-SG"/>
              </w:rPr>
              <w:t>REQ-1</w:t>
            </w:r>
            <w:r w:rsidR="007E54E7">
              <w:rPr>
                <w:lang w:val="en-SG"/>
              </w:rPr>
              <w:t>4</w:t>
            </w:r>
          </w:p>
        </w:tc>
        <w:tc>
          <w:tcPr>
            <w:tcW w:w="7654" w:type="dxa"/>
          </w:tcPr>
          <w:p w14:paraId="5E18C8F3" w14:textId="14E962AF" w:rsidR="00F130E6" w:rsidRDefault="00905539" w:rsidP="0049558E">
            <w:pPr>
              <w:rPr>
                <w:lang w:val="en-SG"/>
              </w:rPr>
            </w:pPr>
            <w:r>
              <w:rPr>
                <w:lang w:val="en-SG"/>
              </w:rPr>
              <w:t>LDR sensor that is mounted on the door will tell the user whether it is closed or opened</w:t>
            </w:r>
            <w:r w:rsidR="00E926EF">
              <w:rPr>
                <w:lang w:val="en-SG"/>
              </w:rPr>
              <w:t>.</w:t>
            </w:r>
          </w:p>
          <w:p w14:paraId="32EF5844" w14:textId="4D4C6545" w:rsidR="00905539" w:rsidRDefault="00905539" w:rsidP="0049558E">
            <w:pPr>
              <w:rPr>
                <w:lang w:val="en-SG"/>
              </w:rPr>
            </w:pPr>
          </w:p>
          <w:p w14:paraId="24E6B842" w14:textId="4D4C6545" w:rsidR="00E926EF" w:rsidRDefault="00E926EF" w:rsidP="0049558E">
            <w:pPr>
              <w:rPr>
                <w:lang w:val="en-SG"/>
              </w:rPr>
            </w:pPr>
            <w:r>
              <w:rPr>
                <w:lang w:val="en-SG"/>
              </w:rPr>
              <w:t>If it is closed:</w:t>
            </w:r>
            <w:r w:rsidR="00905539">
              <w:rPr>
                <w:lang w:val="en-SG"/>
              </w:rPr>
              <w:t xml:space="preserve"> “</w:t>
            </w:r>
            <w:r>
              <w:rPr>
                <w:lang w:val="en-SG"/>
              </w:rPr>
              <w:t>Door is closed”</w:t>
            </w:r>
          </w:p>
          <w:p w14:paraId="7096C9C2" w14:textId="2BBAA312" w:rsidR="00F130E6" w:rsidRDefault="00E926EF" w:rsidP="0049558E">
            <w:pPr>
              <w:rPr>
                <w:lang w:val="en-SG"/>
              </w:rPr>
            </w:pPr>
            <w:r>
              <w:rPr>
                <w:lang w:val="en-SG"/>
              </w:rPr>
              <w:t>If it is opened:” Door is opened”</w:t>
            </w:r>
          </w:p>
        </w:tc>
      </w:tr>
    </w:tbl>
    <w:p w14:paraId="590E36C7" w14:textId="77777777" w:rsidR="007E7350" w:rsidRPr="00ED5BAF" w:rsidRDefault="007E7350" w:rsidP="007E7350"/>
    <w:p w14:paraId="22FE4AD1" w14:textId="153F727B" w:rsidR="005A62A0" w:rsidRDefault="005A62A0" w:rsidP="00472204">
      <w:pPr>
        <w:ind w:left="720"/>
        <w:rPr>
          <w:lang w:val="en-SG"/>
        </w:rPr>
      </w:pPr>
      <w:r w:rsidRPr="005A62A0">
        <w:rPr>
          <w:color w:val="2E74B5" w:themeColor="accent1" w:themeShade="BF"/>
          <w:sz w:val="24"/>
          <w:szCs w:val="24"/>
          <w:lang w:val="en-SG"/>
        </w:rPr>
        <w:t>2.3.</w:t>
      </w:r>
      <w:r>
        <w:rPr>
          <w:color w:val="2E74B5" w:themeColor="accent1" w:themeShade="BF"/>
          <w:sz w:val="24"/>
          <w:szCs w:val="24"/>
          <w:lang w:val="en-SG"/>
        </w:rPr>
        <w:t>5</w:t>
      </w:r>
      <w:r w:rsidRPr="005A62A0">
        <w:rPr>
          <w:color w:val="2E74B5" w:themeColor="accent1" w:themeShade="BF"/>
          <w:sz w:val="24"/>
          <w:szCs w:val="24"/>
          <w:lang w:val="en-SG"/>
        </w:rPr>
        <w:t>.</w:t>
      </w:r>
      <w:r w:rsidRPr="005A62A0">
        <w:rPr>
          <w:color w:val="2E74B5" w:themeColor="accent1" w:themeShade="BF"/>
          <w:lang w:val="en-SG"/>
        </w:rPr>
        <w:t xml:space="preserve">      </w:t>
      </w:r>
      <w:r>
        <w:rPr>
          <w:color w:val="2E74B5" w:themeColor="accent1" w:themeShade="BF"/>
          <w:sz w:val="24"/>
          <w:szCs w:val="24"/>
          <w:lang w:val="en-SG"/>
        </w:rPr>
        <w:t>Remote Access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5A62A0" w14:paraId="188ABD3D" w14:textId="77777777" w:rsidTr="00FB34AF">
        <w:tc>
          <w:tcPr>
            <w:tcW w:w="1555" w:type="dxa"/>
          </w:tcPr>
          <w:p w14:paraId="1088F2B8" w14:textId="77777777" w:rsidR="005A62A0" w:rsidRPr="00B06C1E" w:rsidRDefault="005A62A0" w:rsidP="00FB34AF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70D4388F" w14:textId="77777777" w:rsidR="005A62A0" w:rsidRPr="00B06C1E" w:rsidRDefault="005A62A0" w:rsidP="00FB34AF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5A62A0" w14:paraId="6AF5A8A0" w14:textId="77777777" w:rsidTr="00FB34AF">
        <w:trPr>
          <w:trHeight w:val="600"/>
        </w:trPr>
        <w:tc>
          <w:tcPr>
            <w:tcW w:w="1555" w:type="dxa"/>
          </w:tcPr>
          <w:p w14:paraId="1D8A873B" w14:textId="024DEB20" w:rsidR="005A62A0" w:rsidRDefault="005A62A0" w:rsidP="00FB34AF">
            <w:pPr>
              <w:rPr>
                <w:lang w:val="en-SG"/>
              </w:rPr>
            </w:pPr>
            <w:r>
              <w:rPr>
                <w:lang w:val="en-SG"/>
              </w:rPr>
              <w:t>REQ-</w:t>
            </w:r>
            <w:r w:rsidR="00FE2339">
              <w:rPr>
                <w:lang w:val="en-SG"/>
              </w:rPr>
              <w:t>1</w:t>
            </w:r>
            <w:r w:rsidR="007E54E7">
              <w:rPr>
                <w:lang w:val="en-SG"/>
              </w:rPr>
              <w:t>5</w:t>
            </w:r>
          </w:p>
        </w:tc>
        <w:tc>
          <w:tcPr>
            <w:tcW w:w="7654" w:type="dxa"/>
          </w:tcPr>
          <w:p w14:paraId="595D4A3B" w14:textId="35A067B6" w:rsidR="005A62A0" w:rsidRPr="00A62092" w:rsidRDefault="34AAC4D7" w:rsidP="00FB34AF">
            <w:pPr>
              <w:rPr>
                <w:lang w:val="en-SG"/>
              </w:rPr>
            </w:pPr>
            <w:r w:rsidRPr="5F8F3AB7">
              <w:rPr>
                <w:lang w:val="en-SG"/>
              </w:rPr>
              <w:t xml:space="preserve">The user </w:t>
            </w:r>
            <w:r w:rsidR="52B084DE" w:rsidRPr="5F8F3AB7">
              <w:rPr>
                <w:lang w:val="en-SG"/>
              </w:rPr>
              <w:t xml:space="preserve">shall be </w:t>
            </w:r>
            <w:r w:rsidR="52B084DE" w:rsidRPr="40050C44">
              <w:rPr>
                <w:lang w:val="en-SG"/>
              </w:rPr>
              <w:t>able to</w:t>
            </w:r>
            <w:r w:rsidRPr="5F8F3AB7">
              <w:rPr>
                <w:lang w:val="en-SG"/>
              </w:rPr>
              <w:t xml:space="preserve"> login </w:t>
            </w:r>
            <w:r w:rsidR="52B084DE" w:rsidRPr="55AC1856">
              <w:rPr>
                <w:lang w:val="en-SG"/>
              </w:rPr>
              <w:t>to</w:t>
            </w:r>
            <w:r w:rsidR="52B084DE" w:rsidRPr="5F8F3AB7">
              <w:rPr>
                <w:lang w:val="en-SG"/>
              </w:rPr>
              <w:t xml:space="preserve"> the IP address of </w:t>
            </w:r>
            <w:r w:rsidR="52B084DE" w:rsidRPr="251241AA">
              <w:rPr>
                <w:lang w:val="en-SG"/>
              </w:rPr>
              <w:t xml:space="preserve">the </w:t>
            </w:r>
            <w:proofErr w:type="spellStart"/>
            <w:r w:rsidR="768A2107" w:rsidRPr="1B36A72D">
              <w:rPr>
                <w:lang w:val="en-SG"/>
              </w:rPr>
              <w:t>AloT</w:t>
            </w:r>
            <w:proofErr w:type="spellEnd"/>
            <w:r w:rsidR="52B084DE" w:rsidRPr="0567C79D">
              <w:rPr>
                <w:lang w:val="en-SG"/>
              </w:rPr>
              <w:t xml:space="preserve"> </w:t>
            </w:r>
            <w:r w:rsidR="768A2107" w:rsidRPr="7735F7F2">
              <w:rPr>
                <w:lang w:val="en-SG"/>
              </w:rPr>
              <w:t xml:space="preserve">Home </w:t>
            </w:r>
            <w:r w:rsidR="768A2107" w:rsidRPr="6C3118FD">
              <w:rPr>
                <w:lang w:val="en-SG"/>
              </w:rPr>
              <w:t xml:space="preserve">Automation </w:t>
            </w:r>
            <w:r w:rsidR="768A2107" w:rsidRPr="32D2B45B">
              <w:rPr>
                <w:lang w:val="en-SG"/>
              </w:rPr>
              <w:t>System</w:t>
            </w:r>
            <w:r w:rsidR="768A2107" w:rsidRPr="7735F7F2">
              <w:rPr>
                <w:lang w:val="en-SG"/>
              </w:rPr>
              <w:t xml:space="preserve"> </w:t>
            </w:r>
            <w:r w:rsidR="52B084DE" w:rsidRPr="0567C79D">
              <w:rPr>
                <w:lang w:val="en-SG"/>
              </w:rPr>
              <w:t xml:space="preserve">to view a </w:t>
            </w:r>
            <w:r w:rsidR="52B084DE" w:rsidRPr="34E9FA4A">
              <w:rPr>
                <w:lang w:val="en-SG"/>
              </w:rPr>
              <w:t>HTML page.</w:t>
            </w:r>
          </w:p>
        </w:tc>
      </w:tr>
      <w:tr w:rsidR="005A62A0" w14:paraId="1EB1F5B4" w14:textId="77777777" w:rsidTr="005262B9">
        <w:trPr>
          <w:trHeight w:val="540"/>
        </w:trPr>
        <w:tc>
          <w:tcPr>
            <w:tcW w:w="1555" w:type="dxa"/>
          </w:tcPr>
          <w:p w14:paraId="6D52F13E" w14:textId="060D024D" w:rsidR="005A62A0" w:rsidRDefault="005A62A0" w:rsidP="00FB34AF">
            <w:pPr>
              <w:rPr>
                <w:lang w:val="en-SG"/>
              </w:rPr>
            </w:pPr>
            <w:r w:rsidRPr="1469ABFF">
              <w:rPr>
                <w:lang w:val="en-SG"/>
              </w:rPr>
              <w:t>REQ-</w:t>
            </w:r>
            <w:r w:rsidRPr="34AAC4D7">
              <w:rPr>
                <w:lang w:val="en-SG"/>
              </w:rPr>
              <w:t>1</w:t>
            </w:r>
            <w:r w:rsidR="007E54E7">
              <w:rPr>
                <w:lang w:val="en-SG"/>
              </w:rPr>
              <w:t>6</w:t>
            </w:r>
          </w:p>
        </w:tc>
        <w:tc>
          <w:tcPr>
            <w:tcW w:w="7654" w:type="dxa"/>
          </w:tcPr>
          <w:p w14:paraId="0BB21CD7" w14:textId="2CA9FB5B" w:rsidR="005A62A0" w:rsidRDefault="34E9FA4A" w:rsidP="455A1918">
            <w:pPr>
              <w:rPr>
                <w:lang w:val="en-SG"/>
              </w:rPr>
            </w:pPr>
            <w:r w:rsidRPr="686F8A5D">
              <w:rPr>
                <w:lang w:val="en-SG"/>
              </w:rPr>
              <w:t>The interna</w:t>
            </w:r>
            <w:r w:rsidR="686F8A5D" w:rsidRPr="686F8A5D">
              <w:rPr>
                <w:lang w:val="en-SG"/>
              </w:rPr>
              <w:t xml:space="preserve">l </w:t>
            </w:r>
            <w:r w:rsidR="686F8A5D" w:rsidRPr="77DB1008">
              <w:rPr>
                <w:lang w:val="en-SG"/>
              </w:rPr>
              <w:t xml:space="preserve">HTTP </w:t>
            </w:r>
            <w:r w:rsidR="6EFAE3A7" w:rsidRPr="3A89BF89">
              <w:rPr>
                <w:lang w:val="en-SG"/>
              </w:rPr>
              <w:t xml:space="preserve">server on the </w:t>
            </w:r>
            <w:proofErr w:type="spellStart"/>
            <w:r w:rsidR="6EFAE3A7" w:rsidRPr="1D3C19D2">
              <w:rPr>
                <w:lang w:val="en-SG"/>
              </w:rPr>
              <w:t>AloT</w:t>
            </w:r>
            <w:proofErr w:type="spellEnd"/>
            <w:r w:rsidR="6EFAE3A7" w:rsidRPr="1D3C19D2">
              <w:rPr>
                <w:lang w:val="en-SG"/>
              </w:rPr>
              <w:t xml:space="preserve"> Home Automation </w:t>
            </w:r>
            <w:r w:rsidR="6EFAE3A7" w:rsidRPr="64536941">
              <w:rPr>
                <w:lang w:val="en-SG"/>
              </w:rPr>
              <w:t xml:space="preserve">System shall allow the user to monitor </w:t>
            </w:r>
            <w:r w:rsidR="6EFAE3A7" w:rsidRPr="455A1918">
              <w:rPr>
                <w:lang w:val="en-SG"/>
              </w:rPr>
              <w:t>the following,</w:t>
            </w:r>
          </w:p>
          <w:p w14:paraId="75669B8E" w14:textId="0F44B828" w:rsidR="005A62A0" w:rsidRDefault="3297D601" w:rsidP="6D95D347">
            <w:pPr>
              <w:pStyle w:val="ListParagraph"/>
              <w:numPr>
                <w:ilvl w:val="0"/>
                <w:numId w:val="14"/>
              </w:numPr>
              <w:rPr>
                <w:lang w:val="en-SG"/>
              </w:rPr>
            </w:pPr>
            <w:r w:rsidRPr="3297D601">
              <w:rPr>
                <w:lang w:val="en-SG"/>
              </w:rPr>
              <w:t xml:space="preserve">Temperature and Humidity </w:t>
            </w:r>
            <w:r w:rsidR="2073BA94" w:rsidRPr="2073BA94">
              <w:rPr>
                <w:lang w:val="en-SG"/>
              </w:rPr>
              <w:t>in the House</w:t>
            </w:r>
          </w:p>
          <w:p w14:paraId="21FDBFC0" w14:textId="5F5E3BC5" w:rsidR="005A62A0" w:rsidRDefault="009C0B06" w:rsidP="68D36B25">
            <w:pPr>
              <w:pStyle w:val="ListParagraph"/>
              <w:numPr>
                <w:ilvl w:val="0"/>
                <w:numId w:val="14"/>
              </w:numPr>
              <w:rPr>
                <w:lang w:val="en-SG"/>
              </w:rPr>
            </w:pPr>
            <w:r>
              <w:rPr>
                <w:lang w:val="en-SG"/>
              </w:rPr>
              <w:t>Front door open/close status</w:t>
            </w:r>
          </w:p>
        </w:tc>
      </w:tr>
      <w:tr w:rsidR="005A62A0" w14:paraId="00DC5DAD" w14:textId="77777777" w:rsidTr="00E114EB">
        <w:trPr>
          <w:trHeight w:val="872"/>
        </w:trPr>
        <w:tc>
          <w:tcPr>
            <w:tcW w:w="1555" w:type="dxa"/>
          </w:tcPr>
          <w:p w14:paraId="2C2BC2C6" w14:textId="65E6FA39" w:rsidR="005A62A0" w:rsidRDefault="005A62A0" w:rsidP="00FB34AF">
            <w:pPr>
              <w:rPr>
                <w:lang w:val="en-SG"/>
              </w:rPr>
            </w:pPr>
            <w:r w:rsidRPr="1469ABFF">
              <w:rPr>
                <w:lang w:val="en-SG"/>
              </w:rPr>
              <w:t>REQ-</w:t>
            </w:r>
            <w:r w:rsidRPr="34AAC4D7">
              <w:rPr>
                <w:lang w:val="en-SG"/>
              </w:rPr>
              <w:t>1</w:t>
            </w:r>
            <w:r w:rsidR="007E54E7">
              <w:rPr>
                <w:lang w:val="en-SG"/>
              </w:rPr>
              <w:t>7</w:t>
            </w:r>
          </w:p>
        </w:tc>
        <w:tc>
          <w:tcPr>
            <w:tcW w:w="7654" w:type="dxa"/>
          </w:tcPr>
          <w:p w14:paraId="5588F982" w14:textId="0FADA2BF" w:rsidR="005A62A0" w:rsidRDefault="0344619D" w:rsidP="27C1237E">
            <w:pPr>
              <w:rPr>
                <w:lang w:val="en-SG"/>
              </w:rPr>
            </w:pPr>
            <w:r w:rsidRPr="27C1237E">
              <w:rPr>
                <w:lang w:val="en-SG"/>
              </w:rPr>
              <w:t>The interna</w:t>
            </w:r>
            <w:r w:rsidR="6EFAE3A7" w:rsidRPr="27C1237E">
              <w:rPr>
                <w:lang w:val="en-SG"/>
              </w:rPr>
              <w:t xml:space="preserve">l HTTP server on the </w:t>
            </w:r>
            <w:proofErr w:type="spellStart"/>
            <w:r w:rsidR="6EFAE3A7" w:rsidRPr="27C1237E">
              <w:rPr>
                <w:lang w:val="en-SG"/>
              </w:rPr>
              <w:t>AloT</w:t>
            </w:r>
            <w:proofErr w:type="spellEnd"/>
            <w:r w:rsidR="6EFAE3A7" w:rsidRPr="27C1237E">
              <w:rPr>
                <w:lang w:val="en-SG"/>
              </w:rPr>
              <w:t xml:space="preserve"> Home Automation System shall allow the user to </w:t>
            </w:r>
            <w:r w:rsidR="6EFAE3A7" w:rsidRPr="6CB9A51A">
              <w:rPr>
                <w:lang w:val="en-SG"/>
              </w:rPr>
              <w:t>control</w:t>
            </w:r>
            <w:r w:rsidR="6EFAE3A7" w:rsidRPr="27C1237E">
              <w:rPr>
                <w:lang w:val="en-SG"/>
              </w:rPr>
              <w:t xml:space="preserve"> the following,</w:t>
            </w:r>
          </w:p>
          <w:p w14:paraId="3103177E" w14:textId="0107A9AF" w:rsidR="005A62A0" w:rsidRDefault="4251D3B8" w:rsidP="7AB0966A">
            <w:pPr>
              <w:pStyle w:val="ListParagraph"/>
              <w:numPr>
                <w:ilvl w:val="0"/>
                <w:numId w:val="15"/>
              </w:numPr>
              <w:rPr>
                <w:lang w:val="en-SG"/>
              </w:rPr>
            </w:pPr>
            <w:r w:rsidRPr="4251D3B8">
              <w:rPr>
                <w:lang w:val="en-SG"/>
              </w:rPr>
              <w:t xml:space="preserve">Unlocking </w:t>
            </w:r>
            <w:r w:rsidR="44B307C9" w:rsidRPr="44B307C9">
              <w:rPr>
                <w:lang w:val="en-SG"/>
              </w:rPr>
              <w:t>front door</w:t>
            </w:r>
          </w:p>
          <w:p w14:paraId="25DBEB3E" w14:textId="4834DE25" w:rsidR="005A62A0" w:rsidRPr="007433E2" w:rsidRDefault="47A51A24" w:rsidP="007433E2">
            <w:pPr>
              <w:pStyle w:val="ListParagraph"/>
              <w:numPr>
                <w:ilvl w:val="0"/>
                <w:numId w:val="14"/>
              </w:numPr>
              <w:rPr>
                <w:lang w:val="en-SG"/>
              </w:rPr>
            </w:pPr>
            <w:r w:rsidRPr="007433E2">
              <w:rPr>
                <w:lang w:val="en-SG"/>
              </w:rPr>
              <w:t>Lights in all rooms</w:t>
            </w:r>
          </w:p>
        </w:tc>
      </w:tr>
    </w:tbl>
    <w:p w14:paraId="2D3623FC" w14:textId="584D2C2C" w:rsidR="5A32A5FF" w:rsidRDefault="5A32A5FF" w:rsidP="5A32A5FF">
      <w:pPr>
        <w:rPr>
          <w:lang w:val="en-SG"/>
        </w:rPr>
      </w:pPr>
    </w:p>
    <w:p w14:paraId="51155477" w14:textId="1399A335" w:rsidR="00AD5F48" w:rsidRPr="00472204" w:rsidRDefault="00FF7671" w:rsidP="00F3050C">
      <w:pPr>
        <w:pStyle w:val="Heading2"/>
        <w:numPr>
          <w:ilvl w:val="1"/>
          <w:numId w:val="2"/>
        </w:numPr>
        <w:rPr>
          <w:lang w:val="en-SG"/>
        </w:rPr>
      </w:pPr>
      <w:bookmarkStart w:id="15" w:name="_Toc106394038"/>
      <w:r>
        <w:rPr>
          <w:lang w:val="en-SG"/>
        </w:rPr>
        <w:t>Non-Functional Requirements</w:t>
      </w:r>
      <w:bookmarkEnd w:id="15"/>
    </w:p>
    <w:p w14:paraId="7909667D" w14:textId="10ED4CAF" w:rsidR="00BD2F76" w:rsidRPr="00472204" w:rsidRDefault="00BD2F76" w:rsidP="00F3050C">
      <w:pPr>
        <w:pStyle w:val="Heading3"/>
        <w:numPr>
          <w:ilvl w:val="2"/>
          <w:numId w:val="2"/>
        </w:numPr>
        <w:rPr>
          <w:lang w:val="en-SG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8E7E80" w14:paraId="3451018D" w14:textId="77777777" w:rsidTr="00FB34AF">
        <w:tc>
          <w:tcPr>
            <w:tcW w:w="1555" w:type="dxa"/>
          </w:tcPr>
          <w:p w14:paraId="78ADBC46" w14:textId="77777777" w:rsidR="008E7E80" w:rsidRPr="00B06C1E" w:rsidRDefault="008E7E80" w:rsidP="00FB34AF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3C1CB4CD" w14:textId="77777777" w:rsidR="008E7E80" w:rsidRPr="00B06C1E" w:rsidRDefault="008E7E80" w:rsidP="00FB34AF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8E7E80" w14:paraId="4ED78994" w14:textId="77777777" w:rsidTr="007E305C">
        <w:trPr>
          <w:trHeight w:val="632"/>
        </w:trPr>
        <w:tc>
          <w:tcPr>
            <w:tcW w:w="1555" w:type="dxa"/>
          </w:tcPr>
          <w:p w14:paraId="22B55956" w14:textId="05ED3E2F" w:rsidR="008E7E80" w:rsidRDefault="0046752C" w:rsidP="00FB34AF">
            <w:pPr>
              <w:rPr>
                <w:lang w:val="en-SG"/>
              </w:rPr>
            </w:pPr>
            <w:r>
              <w:rPr>
                <w:lang w:val="en-SG"/>
              </w:rPr>
              <w:t>REQ-</w:t>
            </w:r>
            <w:r w:rsidR="007E54E7">
              <w:rPr>
                <w:lang w:val="en-SG"/>
              </w:rPr>
              <w:t>18</w:t>
            </w:r>
          </w:p>
        </w:tc>
        <w:tc>
          <w:tcPr>
            <w:tcW w:w="7654" w:type="dxa"/>
          </w:tcPr>
          <w:p w14:paraId="22310D4A" w14:textId="7AA38DC4" w:rsidR="00C44591" w:rsidRPr="0046752C" w:rsidRDefault="00C44591" w:rsidP="0046752C">
            <w:pPr>
              <w:rPr>
                <w:lang w:val="en-SG"/>
              </w:rPr>
            </w:pPr>
          </w:p>
        </w:tc>
      </w:tr>
      <w:tr w:rsidR="00C1499C" w14:paraId="6594AD3A" w14:textId="77777777" w:rsidTr="007E305C">
        <w:trPr>
          <w:trHeight w:val="712"/>
        </w:trPr>
        <w:tc>
          <w:tcPr>
            <w:tcW w:w="1555" w:type="dxa"/>
          </w:tcPr>
          <w:p w14:paraId="3DC5C75C" w14:textId="0F550BF1" w:rsidR="00C1499C" w:rsidRDefault="00C1499C" w:rsidP="00FB34AF">
            <w:pPr>
              <w:rPr>
                <w:lang w:val="en-SG"/>
              </w:rPr>
            </w:pPr>
            <w:r>
              <w:rPr>
                <w:lang w:val="en-SG"/>
              </w:rPr>
              <w:t>REQ-</w:t>
            </w:r>
            <w:r w:rsidR="007E54E7">
              <w:rPr>
                <w:lang w:val="en-SG"/>
              </w:rPr>
              <w:t>19</w:t>
            </w:r>
          </w:p>
        </w:tc>
        <w:tc>
          <w:tcPr>
            <w:tcW w:w="7654" w:type="dxa"/>
          </w:tcPr>
          <w:p w14:paraId="677DF108" w14:textId="792BE94A" w:rsidR="00C1499C" w:rsidRPr="0046752C" w:rsidRDefault="00C1499C" w:rsidP="0046752C">
            <w:pPr>
              <w:rPr>
                <w:lang w:val="en-SG"/>
              </w:rPr>
            </w:pPr>
          </w:p>
        </w:tc>
      </w:tr>
    </w:tbl>
    <w:p w14:paraId="13C66470" w14:textId="77777777" w:rsidR="007435C5" w:rsidRDefault="007435C5">
      <w:pPr>
        <w:rPr>
          <w:lang w:val="en-SG"/>
        </w:rPr>
      </w:pPr>
    </w:p>
    <w:p w14:paraId="3D07D269" w14:textId="77777777" w:rsidR="000E7F59" w:rsidRDefault="000E7F59">
      <w:pPr>
        <w:rPr>
          <w:lang w:val="en-SG"/>
        </w:rPr>
      </w:pPr>
    </w:p>
    <w:p w14:paraId="6DEC2449" w14:textId="77777777" w:rsidR="000E7F59" w:rsidRDefault="000E7F59">
      <w:pPr>
        <w:rPr>
          <w:lang w:val="en-SG"/>
        </w:rPr>
      </w:pPr>
    </w:p>
    <w:p w14:paraId="747B6209" w14:textId="77777777" w:rsidR="000E7F59" w:rsidRDefault="000E7F59">
      <w:pPr>
        <w:rPr>
          <w:lang w:val="en-SG"/>
        </w:rPr>
      </w:pPr>
    </w:p>
    <w:p w14:paraId="08455130" w14:textId="77777777" w:rsidR="000E7F59" w:rsidRDefault="000E7F59">
      <w:pPr>
        <w:rPr>
          <w:lang w:val="en-SG"/>
        </w:rPr>
      </w:pPr>
    </w:p>
    <w:p w14:paraId="095DD4FB" w14:textId="77777777" w:rsidR="000E7F59" w:rsidRDefault="000E7F59">
      <w:pPr>
        <w:rPr>
          <w:lang w:val="en-SG"/>
        </w:rPr>
      </w:pPr>
    </w:p>
    <w:p w14:paraId="6FC05050" w14:textId="77777777" w:rsidR="007435C5" w:rsidRDefault="007435C5" w:rsidP="00F3050C">
      <w:pPr>
        <w:pStyle w:val="Heading1"/>
        <w:numPr>
          <w:ilvl w:val="0"/>
          <w:numId w:val="2"/>
        </w:numPr>
        <w:rPr>
          <w:lang w:val="en-SG"/>
        </w:rPr>
      </w:pPr>
      <w:bookmarkStart w:id="16" w:name="_Toc106394040"/>
      <w:r>
        <w:rPr>
          <w:lang w:val="en-SG"/>
        </w:rPr>
        <w:t>Software Architecture</w:t>
      </w:r>
      <w:bookmarkEnd w:id="16"/>
    </w:p>
    <w:p w14:paraId="0D7ACCE9" w14:textId="089CE27C" w:rsidR="00750055" w:rsidRPr="001C7B7D" w:rsidRDefault="003C040B" w:rsidP="00AA7248">
      <w:pPr>
        <w:pStyle w:val="Heading2"/>
        <w:numPr>
          <w:ilvl w:val="1"/>
          <w:numId w:val="2"/>
        </w:numPr>
        <w:rPr>
          <w:lang w:val="en-SG"/>
        </w:rPr>
      </w:pPr>
      <w:bookmarkStart w:id="17" w:name="_Toc106394041"/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335" behindDoc="0" locked="0" layoutInCell="1" allowOverlap="1" wp14:anchorId="6A142E6A" wp14:editId="647C5CB1">
                <wp:simplePos x="0" y="0"/>
                <wp:positionH relativeFrom="column">
                  <wp:posOffset>3381375</wp:posOffset>
                </wp:positionH>
                <wp:positionV relativeFrom="paragraph">
                  <wp:posOffset>5170805</wp:posOffset>
                </wp:positionV>
                <wp:extent cx="1190625" cy="257175"/>
                <wp:effectExtent l="0" t="0" r="28575" b="28575"/>
                <wp:wrapNone/>
                <wp:docPr id="172" name="Rectangl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2CA410" w14:textId="4E2D244D" w:rsidR="003C040B" w:rsidRPr="00AF4FAE" w:rsidRDefault="003C040B" w:rsidP="003C040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Hal_Keypad.py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142E6A" id="Rectangle 172" o:spid="_x0000_s1079" style="position:absolute;left:0;text-align:left;margin-left:266.25pt;margin-top:407.15pt;width:93.75pt;height:20.25pt;z-index:25165833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" fillcolor="#ffc000 [3207]" strokecolor="#7f5f00 [1607]" strokeweight="1pt">
                <v:textbox>
                  <w:txbxContent>
                    <w:p w14:paraId="0F2CA410" w14:textId="4E2D244D" w:rsidR="003C040B" w:rsidRPr="00AF4FAE" w:rsidRDefault="003C040B" w:rsidP="003C040B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Hal_Keypad.py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332" behindDoc="0" locked="0" layoutInCell="1" allowOverlap="1" wp14:anchorId="588B9C35" wp14:editId="7F53AC52">
                <wp:simplePos x="0" y="0"/>
                <wp:positionH relativeFrom="column">
                  <wp:posOffset>3248025</wp:posOffset>
                </wp:positionH>
                <wp:positionV relativeFrom="paragraph">
                  <wp:posOffset>4827905</wp:posOffset>
                </wp:positionV>
                <wp:extent cx="1581150" cy="257175"/>
                <wp:effectExtent l="0" t="0" r="19050" b="28575"/>
                <wp:wrapNone/>
                <wp:docPr id="153" name="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514B7A" w14:textId="26F1B007" w:rsidR="00AF4FAE" w:rsidRPr="00AF4FAE" w:rsidRDefault="00AF4FAE" w:rsidP="00AF4FA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Hal_</w:t>
                            </w:r>
                            <w:r w:rsidR="003C040B"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HumidtySensor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8B9C35" id="Rectangle 153" o:spid="_x0000_s1080" style="position:absolute;left:0;text-align:left;margin-left:255.75pt;margin-top:380.15pt;width:124.5pt;height:20.25pt;z-index:2516583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" fillcolor="#ffc000 [3207]" strokecolor="#7f5f00 [1607]" strokeweight="1pt">
                <v:textbox>
                  <w:txbxContent>
                    <w:p w14:paraId="58514B7A" w14:textId="26F1B007" w:rsidR="00AF4FAE" w:rsidRPr="00AF4FAE" w:rsidRDefault="00AF4FAE" w:rsidP="00AF4FA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Hal_</w:t>
                      </w:r>
                      <w:r w:rsidR="003C040B"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HumidtySensor</w:t>
                      </w:r>
                      <w:r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.py</w:t>
                      </w:r>
                    </w:p>
                  </w:txbxContent>
                </v:textbox>
              </v:rect>
            </w:pict>
          </mc:Fallback>
        </mc:AlternateContent>
      </w:r>
      <w:r w:rsidR="00AF4FAE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331" behindDoc="0" locked="0" layoutInCell="1" allowOverlap="1" wp14:anchorId="53FB7DD5" wp14:editId="759DCA5F">
                <wp:simplePos x="0" y="0"/>
                <wp:positionH relativeFrom="column">
                  <wp:posOffset>2047875</wp:posOffset>
                </wp:positionH>
                <wp:positionV relativeFrom="paragraph">
                  <wp:posOffset>4808855</wp:posOffset>
                </wp:positionV>
                <wp:extent cx="1057275" cy="257175"/>
                <wp:effectExtent l="0" t="0" r="28575" b="28575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28041E" w14:textId="7E28AAD0" w:rsidR="00AF4FAE" w:rsidRPr="00AF4FAE" w:rsidRDefault="00AF4FAE" w:rsidP="00AF4FA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NFC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FB7DD5" id="Rectangle 152" o:spid="_x0000_s1081" style="position:absolute;left:0;text-align:left;margin-left:161.25pt;margin-top:378.65pt;width:83.25pt;height:20.25pt;z-index:2516583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" fillcolor="#ffc000 [3207]" strokecolor="#7f5f00 [1607]" strokeweight="1pt">
                <v:textbox>
                  <w:txbxContent>
                    <w:p w14:paraId="4028041E" w14:textId="7E28AAD0" w:rsidR="00AF4FAE" w:rsidRPr="00AF4FAE" w:rsidRDefault="00AF4FAE" w:rsidP="00AF4FA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NFC</w:t>
                      </w:r>
                    </w:p>
                  </w:txbxContent>
                </v:textbox>
              </v:rect>
            </w:pict>
          </mc:Fallback>
        </mc:AlternateContent>
      </w:r>
      <w:r w:rsidR="00AF4FAE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330" behindDoc="0" locked="0" layoutInCell="1" allowOverlap="1" wp14:anchorId="0104D5F3" wp14:editId="76B9428D">
                <wp:simplePos x="0" y="0"/>
                <wp:positionH relativeFrom="column">
                  <wp:posOffset>447676</wp:posOffset>
                </wp:positionH>
                <wp:positionV relativeFrom="paragraph">
                  <wp:posOffset>4770755</wp:posOffset>
                </wp:positionV>
                <wp:extent cx="1466850" cy="257175"/>
                <wp:effectExtent l="0" t="0" r="19050" b="28575"/>
                <wp:wrapNone/>
                <wp:docPr id="151" name="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8D6B3C" w14:textId="3EB358C6" w:rsidR="00AF4FAE" w:rsidRPr="00AF4FAE" w:rsidRDefault="00AF4FAE" w:rsidP="00AF4FA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Hal_TempSensor.py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04D5F3" id="Rectangle 151" o:spid="_x0000_s1082" style="position:absolute;left:0;text-align:left;margin-left:35.25pt;margin-top:375.65pt;width:115.5pt;height:20.25pt;z-index:25165833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" fillcolor="#ffc000 [3207]" strokecolor="#7f5f00 [1607]" strokeweight="1pt">
                <v:textbox>
                  <w:txbxContent>
                    <w:p w14:paraId="2B8D6B3C" w14:textId="3EB358C6" w:rsidR="00AF4FAE" w:rsidRPr="00AF4FAE" w:rsidRDefault="00AF4FAE" w:rsidP="00AF4FA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Hal_TempSensor.py</w:t>
                      </w:r>
                    </w:p>
                  </w:txbxContent>
                </v:textbox>
              </v:rect>
            </w:pict>
          </mc:Fallback>
        </mc:AlternateContent>
      </w:r>
      <w:r w:rsidR="00AF4FAE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334" behindDoc="0" locked="0" layoutInCell="1" allowOverlap="1" wp14:anchorId="57BB1DC6" wp14:editId="1A49F9C0">
                <wp:simplePos x="0" y="0"/>
                <wp:positionH relativeFrom="column">
                  <wp:posOffset>1924050</wp:posOffset>
                </wp:positionH>
                <wp:positionV relativeFrom="paragraph">
                  <wp:posOffset>5151755</wp:posOffset>
                </wp:positionV>
                <wp:extent cx="1057275" cy="257175"/>
                <wp:effectExtent l="0" t="0" r="28575" b="28575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879E98" w14:textId="7205CFEE" w:rsidR="00AF4FAE" w:rsidRPr="00AF4FAE" w:rsidRDefault="00AF4FAE" w:rsidP="00AF4FA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Hal_L</w:t>
                            </w:r>
                            <w:r w:rsidR="003C040B"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CD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BB1DC6" id="Rectangle 155" o:spid="_x0000_s1083" style="position:absolute;left:0;text-align:left;margin-left:151.5pt;margin-top:405.65pt;width:83.25pt;height:20.25pt;z-index:2516583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" fillcolor="#ffc000 [3207]" strokecolor="#7f5f00 [1607]" strokeweight="1pt">
                <v:textbox>
                  <w:txbxContent>
                    <w:p w14:paraId="5E879E98" w14:textId="7205CFEE" w:rsidR="00AF4FAE" w:rsidRPr="00AF4FAE" w:rsidRDefault="00AF4FAE" w:rsidP="00AF4FA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Hal_L</w:t>
                      </w:r>
                      <w:r w:rsidR="003C040B"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CD</w:t>
                      </w:r>
                      <w:r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.py</w:t>
                      </w:r>
                    </w:p>
                  </w:txbxContent>
                </v:textbox>
              </v:rect>
            </w:pict>
          </mc:Fallback>
        </mc:AlternateContent>
      </w:r>
      <w:r w:rsidR="00AF4FAE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333" behindDoc="0" locked="0" layoutInCell="1" allowOverlap="1" wp14:anchorId="0130571A" wp14:editId="2EC3669E">
                <wp:simplePos x="0" y="0"/>
                <wp:positionH relativeFrom="column">
                  <wp:posOffset>514350</wp:posOffset>
                </wp:positionH>
                <wp:positionV relativeFrom="paragraph">
                  <wp:posOffset>5180330</wp:posOffset>
                </wp:positionV>
                <wp:extent cx="1057275" cy="257175"/>
                <wp:effectExtent l="0" t="0" r="28575" b="28575"/>
                <wp:wrapNone/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644C5C" w14:textId="1DA51242" w:rsidR="00AF4FAE" w:rsidRPr="00AF4FAE" w:rsidRDefault="00AF4FAE" w:rsidP="00AF4FA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Hal_L</w:t>
                            </w:r>
                            <w:r w:rsidR="003C040B"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DR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30571A" id="Rectangle 154" o:spid="_x0000_s1084" style="position:absolute;left:0;text-align:left;margin-left:40.5pt;margin-top:407.9pt;width:83.25pt;height:20.25pt;z-index:2516583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" fillcolor="#ffc000 [3207]" strokecolor="#7f5f00 [1607]" strokeweight="1pt">
                <v:textbox>
                  <w:txbxContent>
                    <w:p w14:paraId="21644C5C" w14:textId="1DA51242" w:rsidR="00AF4FAE" w:rsidRPr="00AF4FAE" w:rsidRDefault="00AF4FAE" w:rsidP="00AF4FA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Hal_L</w:t>
                      </w:r>
                      <w:r w:rsidR="003C040B"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DR</w:t>
                      </w:r>
                      <w:r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.py</w:t>
                      </w:r>
                    </w:p>
                  </w:txbxContent>
                </v:textbox>
              </v:rect>
            </w:pict>
          </mc:Fallback>
        </mc:AlternateContent>
      </w:r>
      <w:r w:rsidR="00AF4FAE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329" behindDoc="0" locked="0" layoutInCell="1" allowOverlap="1" wp14:anchorId="6CA5199A" wp14:editId="6592A107">
                <wp:simplePos x="0" y="0"/>
                <wp:positionH relativeFrom="column">
                  <wp:posOffset>3124200</wp:posOffset>
                </wp:positionH>
                <wp:positionV relativeFrom="paragraph">
                  <wp:posOffset>4323080</wp:posOffset>
                </wp:positionV>
                <wp:extent cx="1057275" cy="257175"/>
                <wp:effectExtent l="0" t="0" r="28575" b="28575"/>
                <wp:wrapNone/>
                <wp:docPr id="150" name="Rectangl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A26FE7" w14:textId="29691A70" w:rsidR="00AF4FAE" w:rsidRPr="00AF4FAE" w:rsidRDefault="00AF4FAE" w:rsidP="00AF4FA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Hal_Servo.py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A5199A" id="Rectangle 150" o:spid="_x0000_s1085" style="position:absolute;left:0;text-align:left;margin-left:246pt;margin-top:340.4pt;width:83.25pt;height:20.25pt;z-index:2516583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" fillcolor="#ffc000 [3207]" strokecolor="#7f5f00 [1607]" strokeweight="1pt">
                <v:textbox>
                  <w:txbxContent>
                    <w:p w14:paraId="68A26FE7" w14:textId="29691A70" w:rsidR="00AF4FAE" w:rsidRPr="00AF4FAE" w:rsidRDefault="00AF4FAE" w:rsidP="00AF4FA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Hal_Servo.py</w:t>
                      </w:r>
                    </w:p>
                  </w:txbxContent>
                </v:textbox>
              </v:rect>
            </w:pict>
          </mc:Fallback>
        </mc:AlternateContent>
      </w:r>
      <w:r w:rsidR="00AF4FAE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328" behindDoc="0" locked="0" layoutInCell="1" allowOverlap="1" wp14:anchorId="77655639" wp14:editId="6564DD0E">
                <wp:simplePos x="0" y="0"/>
                <wp:positionH relativeFrom="column">
                  <wp:posOffset>1809750</wp:posOffset>
                </wp:positionH>
                <wp:positionV relativeFrom="paragraph">
                  <wp:posOffset>4313555</wp:posOffset>
                </wp:positionV>
                <wp:extent cx="1057275" cy="257175"/>
                <wp:effectExtent l="0" t="0" r="28575" b="28575"/>
                <wp:wrapNone/>
                <wp:docPr id="149" name="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F982E5" w14:textId="1829A9A0" w:rsidR="00AF4FAE" w:rsidRPr="00AF4FAE" w:rsidRDefault="00AF4FAE" w:rsidP="00AF4FA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Hal_ADC.py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655639" id="Rectangle 149" o:spid="_x0000_s1086" style="position:absolute;left:0;text-align:left;margin-left:142.5pt;margin-top:339.65pt;width:83.25pt;height:20.25pt;z-index:251658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" fillcolor="#ffc000 [3207]" strokecolor="#7f5f00 [1607]" strokeweight="1pt">
                <v:textbox>
                  <w:txbxContent>
                    <w:p w14:paraId="5DF982E5" w14:textId="1829A9A0" w:rsidR="00AF4FAE" w:rsidRPr="00AF4FAE" w:rsidRDefault="00AF4FAE" w:rsidP="00AF4FA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Hal_ADC.py</w:t>
                      </w:r>
                    </w:p>
                  </w:txbxContent>
                </v:textbox>
              </v:rect>
            </w:pict>
          </mc:Fallback>
        </mc:AlternateContent>
      </w:r>
      <w:r w:rsidR="00AF4FAE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327" behindDoc="0" locked="0" layoutInCell="1" allowOverlap="1" wp14:anchorId="61751DE9" wp14:editId="39CC05F6">
                <wp:simplePos x="0" y="0"/>
                <wp:positionH relativeFrom="column">
                  <wp:posOffset>457200</wp:posOffset>
                </wp:positionH>
                <wp:positionV relativeFrom="paragraph">
                  <wp:posOffset>4323080</wp:posOffset>
                </wp:positionV>
                <wp:extent cx="1057275" cy="257175"/>
                <wp:effectExtent l="0" t="0" r="28575" b="28575"/>
                <wp:wrapNone/>
                <wp:docPr id="148" name="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4C28F5" w14:textId="5EA2E5E2" w:rsidR="00AF4FAE" w:rsidRPr="00AF4FAE" w:rsidRDefault="00AF4FAE" w:rsidP="00AF4FA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Hal_LED.py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751DE9" id="Rectangle 148" o:spid="_x0000_s1087" style="position:absolute;left:0;text-align:left;margin-left:36pt;margin-top:340.4pt;width:83.25pt;height:20.25pt;z-index:2516583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" fillcolor="#ffc000 [3207]" strokecolor="#7f5f00 [1607]" strokeweight="1pt">
                <v:textbox>
                  <w:txbxContent>
                    <w:p w14:paraId="394C28F5" w14:textId="5EA2E5E2" w:rsidR="00AF4FAE" w:rsidRPr="00AF4FAE" w:rsidRDefault="00AF4FAE" w:rsidP="00AF4FA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Hal_LED.py</w:t>
                      </w:r>
                    </w:p>
                  </w:txbxContent>
                </v:textbox>
              </v:rect>
            </w:pict>
          </mc:Fallback>
        </mc:AlternateContent>
      </w:r>
      <w:r w:rsidR="00AF4FAE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326" behindDoc="0" locked="0" layoutInCell="1" allowOverlap="1" wp14:anchorId="3A053A58" wp14:editId="3210B2A8">
                <wp:simplePos x="0" y="0"/>
                <wp:positionH relativeFrom="column">
                  <wp:posOffset>1866899</wp:posOffset>
                </wp:positionH>
                <wp:positionV relativeFrom="paragraph">
                  <wp:posOffset>3846830</wp:posOffset>
                </wp:positionV>
                <wp:extent cx="2409825" cy="285750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8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9725D1" w14:textId="15B6D4D9" w:rsidR="00AF4FAE" w:rsidRPr="0064653D" w:rsidRDefault="00AF4FAE" w:rsidP="00AF4FAE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Hardware abstraction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053A58" id="Text Box 147" o:spid="_x0000_s1088" type="#_x0000_t202" style="position:absolute;left:0;text-align:left;margin-left:147pt;margin-top:302.9pt;width:189.75pt;height:22.5pt;z-index:25165832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" filled="f" stroked="f" strokeweight=".5pt">
                <v:textbox>
                  <w:txbxContent>
                    <w:p w14:paraId="3A9725D1" w14:textId="15B6D4D9" w:rsidR="00AF4FAE" w:rsidRPr="0064653D" w:rsidRDefault="00AF4FAE" w:rsidP="00AF4FAE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Hardware abstraction layer</w:t>
                      </w:r>
                    </w:p>
                  </w:txbxContent>
                </v:textbox>
              </v:shape>
            </w:pict>
          </mc:Fallback>
        </mc:AlternateContent>
      </w:r>
      <w:r w:rsidR="00AF4FAE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325" behindDoc="0" locked="0" layoutInCell="1" allowOverlap="1" wp14:anchorId="53E07193" wp14:editId="043C25C7">
                <wp:simplePos x="0" y="0"/>
                <wp:positionH relativeFrom="column">
                  <wp:posOffset>171450</wp:posOffset>
                </wp:positionH>
                <wp:positionV relativeFrom="paragraph">
                  <wp:posOffset>3703955</wp:posOffset>
                </wp:positionV>
                <wp:extent cx="4781550" cy="2571750"/>
                <wp:effectExtent l="0" t="0" r="19050" b="19050"/>
                <wp:wrapNone/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1550" cy="2571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43C5CF" id="Rectangle 146" o:spid="_x0000_s1026" style="position:absolute;margin-left:13.5pt;margin-top:291.65pt;width:376.5pt;height:202.5pt;z-index:2516583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" fillcolor="#a5a5a5 [3206]" strokecolor="#525252 [1606]" strokeweight="1pt"/>
            </w:pict>
          </mc:Fallback>
        </mc:AlternateContent>
      </w:r>
      <w:r w:rsidR="0064653D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319" behindDoc="0" locked="0" layoutInCell="1" allowOverlap="1" wp14:anchorId="0807682F" wp14:editId="370B94CD">
                <wp:simplePos x="0" y="0"/>
                <wp:positionH relativeFrom="column">
                  <wp:posOffset>180975</wp:posOffset>
                </wp:positionH>
                <wp:positionV relativeFrom="paragraph">
                  <wp:posOffset>1122680</wp:posOffset>
                </wp:positionV>
                <wp:extent cx="4781550" cy="2171700"/>
                <wp:effectExtent l="0" t="0" r="19050" b="19050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1550" cy="2171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CFBAE1" id="Rectangle 140" o:spid="_x0000_s1026" style="position:absolute;margin-left:14.25pt;margin-top:88.4pt;width:376.5pt;height:171pt;z-index:251658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" fillcolor="#70ad47 [3209]" strokecolor="#375623 [1609]" strokeweight="1pt"/>
            </w:pict>
          </mc:Fallback>
        </mc:AlternateContent>
      </w:r>
      <w:r w:rsidR="007435C5">
        <w:rPr>
          <w:lang w:val="en-SG"/>
        </w:rPr>
        <w:t>Static Software Architecture</w:t>
      </w:r>
      <w:bookmarkEnd w:id="17"/>
    </w:p>
    <w:p w14:paraId="3B13BF24" w14:textId="5BBB58A5" w:rsidR="00AA7248" w:rsidRDefault="005D7AD4" w:rsidP="00AA7248">
      <w:pPr>
        <w:rPr>
          <w:lang w:val="en-SG"/>
        </w:rPr>
      </w:pPr>
      <w:r w:rsidRPr="006445D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8318" behindDoc="0" locked="0" layoutInCell="1" allowOverlap="1" wp14:anchorId="69FE8EB9" wp14:editId="7CFB2160">
                <wp:simplePos x="0" y="0"/>
                <wp:positionH relativeFrom="margin">
                  <wp:posOffset>2114550</wp:posOffset>
                </wp:positionH>
                <wp:positionV relativeFrom="paragraph">
                  <wp:posOffset>3486150</wp:posOffset>
                </wp:positionV>
                <wp:extent cx="2016346" cy="266700"/>
                <wp:effectExtent l="0" t="0" r="0" b="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6346" cy="2667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9AE1993" w14:textId="646CE2A1" w:rsidR="005D7AD4" w:rsidRPr="005D7AD4" w:rsidRDefault="005D7AD4" w:rsidP="005D7AD4">
                            <w:pPr>
                              <w:pStyle w:val="NormalWeb"/>
                              <w:pBdr>
                                <w:bottom w:val="single" w:sz="4" w:space="1" w:color="auto"/>
                              </w:pBdr>
                              <w:spacing w:before="0" w:beforeAutospacing="0" w:after="160" w:afterAutospacing="0" w:line="256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eastAsia="Calibri"/>
                                <w:b/>
                                <w:bCs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Hardware abstraction layer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FE8EB9" id="Rectangle 74" o:spid="_x0000_s1089" style="position:absolute;margin-left:166.5pt;margin-top:274.5pt;width:158.75pt;height:21pt;z-index:25165831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" filled="f" stroked="f" strokeweight="1pt">
                <v:textbox>
                  <w:txbxContent>
                    <w:p w14:paraId="09AE1993" w14:textId="646CE2A1" w:rsidR="005D7AD4" w:rsidRPr="005D7AD4" w:rsidRDefault="005D7AD4" w:rsidP="005D7AD4">
                      <w:pPr>
                        <w:pStyle w:val="NormalWeb"/>
                        <w:pBdr>
                          <w:bottom w:val="single" w:sz="4" w:space="1" w:color="auto"/>
                        </w:pBdr>
                        <w:spacing w:before="0" w:beforeAutospacing="0" w:after="160" w:afterAutospacing="0" w:line="256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eastAsia="Calibri"/>
                          <w:b/>
                          <w:bCs/>
                          <w:color w:val="000000"/>
                          <w:sz w:val="22"/>
                          <w:szCs w:val="22"/>
                          <w:lang w:val="en-US"/>
                        </w:rPr>
                        <w:t>Hardware abstraction layer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50055">
        <w:rPr>
          <w:lang w:val="en-SG"/>
        </w:rPr>
        <w:t xml:space="preserve">The </w:t>
      </w:r>
      <w:r w:rsidR="00527EE4">
        <w:rPr>
          <w:lang w:val="en-SG"/>
        </w:rPr>
        <w:t>Software Architecture defines the various Software Components that are developed to realize the implementation of the system requirements.</w:t>
      </w:r>
    </w:p>
    <w:p w14:paraId="329AF2DF" w14:textId="3C71D20D" w:rsidR="00645F4F" w:rsidRDefault="001E5C2F" w:rsidP="00AA7248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336" behindDoc="0" locked="0" layoutInCell="1" allowOverlap="1" wp14:anchorId="6DED890D" wp14:editId="4C55FDC1">
                <wp:simplePos x="0" y="0"/>
                <wp:positionH relativeFrom="column">
                  <wp:posOffset>476250</wp:posOffset>
                </wp:positionH>
                <wp:positionV relativeFrom="paragraph">
                  <wp:posOffset>4972685</wp:posOffset>
                </wp:positionV>
                <wp:extent cx="1057275" cy="257175"/>
                <wp:effectExtent l="0" t="0" r="28575" b="28575"/>
                <wp:wrapNone/>
                <wp:docPr id="174" name="Rectangl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2EC341" w14:textId="050818B5" w:rsidR="001E5C2F" w:rsidRPr="00AF4FAE" w:rsidRDefault="001E5C2F" w:rsidP="001E5C2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Camera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ED890D" id="Rectangle 174" o:spid="_x0000_s1090" style="position:absolute;margin-left:37.5pt;margin-top:391.55pt;width:83.25pt;height:20.25pt;z-index:2516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" fillcolor="#ffc000 [3207]" strokecolor="#7f5f00 [1607]" strokeweight="1pt">
                <v:textbox>
                  <w:txbxContent>
                    <w:p w14:paraId="072EC341" w14:textId="050818B5" w:rsidR="001E5C2F" w:rsidRPr="00AF4FAE" w:rsidRDefault="001E5C2F" w:rsidP="001E5C2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Camera</w:t>
                      </w:r>
                    </w:p>
                  </w:txbxContent>
                </v:textbox>
              </v:rect>
            </w:pict>
          </mc:Fallback>
        </mc:AlternateContent>
      </w:r>
      <w:r w:rsidR="00343342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320" behindDoc="0" locked="0" layoutInCell="1" allowOverlap="1" wp14:anchorId="13A793D1" wp14:editId="30C04CB9">
                <wp:simplePos x="0" y="0"/>
                <wp:positionH relativeFrom="column">
                  <wp:posOffset>1895475</wp:posOffset>
                </wp:positionH>
                <wp:positionV relativeFrom="paragraph">
                  <wp:posOffset>591185</wp:posOffset>
                </wp:positionV>
                <wp:extent cx="1323975" cy="285750"/>
                <wp:effectExtent l="0" t="0" r="0" b="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983596" w14:textId="55F15E60" w:rsidR="0064653D" w:rsidRPr="0064653D" w:rsidRDefault="0064653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Application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A793D1" id="Text Box 141" o:spid="_x0000_s1091" type="#_x0000_t202" style="position:absolute;margin-left:149.25pt;margin-top:46.55pt;width:104.25pt;height:22.5pt;z-index:251658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" filled="f" stroked="f" strokeweight=".5pt">
                <v:textbox>
                  <w:txbxContent>
                    <w:p w14:paraId="56983596" w14:textId="55F15E60" w:rsidR="0064653D" w:rsidRPr="0064653D" w:rsidRDefault="0064653D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Application Layer</w:t>
                      </w:r>
                    </w:p>
                  </w:txbxContent>
                </v:textbox>
              </v:shape>
            </w:pict>
          </mc:Fallback>
        </mc:AlternateContent>
      </w:r>
      <w:r w:rsidR="00343342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323" behindDoc="0" locked="0" layoutInCell="1" allowOverlap="1" wp14:anchorId="6E1A0DF8" wp14:editId="02F7555A">
                <wp:simplePos x="0" y="0"/>
                <wp:positionH relativeFrom="column">
                  <wp:posOffset>3390900</wp:posOffset>
                </wp:positionH>
                <wp:positionV relativeFrom="paragraph">
                  <wp:posOffset>1200785</wp:posOffset>
                </wp:positionV>
                <wp:extent cx="1228725" cy="285750"/>
                <wp:effectExtent l="0" t="0" r="28575" b="19050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2857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AE0987" w14:textId="6F5863D8" w:rsidR="00AF4FAE" w:rsidRPr="0064653D" w:rsidRDefault="00AF4FAE" w:rsidP="00AF4FA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In</w:t>
                            </w:r>
                            <w:r w:rsidR="00B00433"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tr</w:t>
                            </w:r>
                            <w:r w:rsidR="00E552C2"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uder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1A0DF8" id="Rectangle 144" o:spid="_x0000_s1092" style="position:absolute;margin-left:267pt;margin-top:94.55pt;width:96.75pt;height:22.5pt;z-index:2516583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" fillcolor="yellow" strokecolor="black [3213]" strokeweight="1pt">
                <v:textbox>
                  <w:txbxContent>
                    <w:p w14:paraId="11AE0987" w14:textId="6F5863D8" w:rsidR="00AF4FAE" w:rsidRPr="0064653D" w:rsidRDefault="00AF4FAE" w:rsidP="00AF4FA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In</w:t>
                      </w:r>
                      <w:r w:rsidR="00B00433"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tr</w:t>
                      </w:r>
                      <w:r w:rsidR="00E552C2"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uder</w:t>
                      </w:r>
                      <w:r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.py</w:t>
                      </w:r>
                    </w:p>
                  </w:txbxContent>
                </v:textbox>
              </v:rect>
            </w:pict>
          </mc:Fallback>
        </mc:AlternateContent>
      </w:r>
      <w:r w:rsidR="00343342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322" behindDoc="0" locked="0" layoutInCell="1" allowOverlap="1" wp14:anchorId="53ACC678" wp14:editId="299BC9EE">
                <wp:simplePos x="0" y="0"/>
                <wp:positionH relativeFrom="column">
                  <wp:posOffset>1933575</wp:posOffset>
                </wp:positionH>
                <wp:positionV relativeFrom="paragraph">
                  <wp:posOffset>1200785</wp:posOffset>
                </wp:positionV>
                <wp:extent cx="1228725" cy="285750"/>
                <wp:effectExtent l="0" t="0" r="28575" b="19050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2857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137DEC" w14:textId="6E62C584" w:rsidR="00627432" w:rsidRDefault="0064653D" w:rsidP="0064653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 w:rsidR="004C3544"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HS</w:t>
                            </w:r>
                            <w:r w:rsidR="001E5C2F"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.py</w:t>
                            </w:r>
                          </w:p>
                          <w:p w14:paraId="02D7A92B" w14:textId="57F79B22" w:rsidR="0064653D" w:rsidRPr="0064653D" w:rsidRDefault="00AF4FAE" w:rsidP="0064653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ACC678" id="Rectangle 143" o:spid="_x0000_s1093" style="position:absolute;margin-left:152.25pt;margin-top:94.55pt;width:96.75pt;height:22.5pt;z-index:2516583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" fillcolor="yellow" strokecolor="black [3213]" strokeweight="1pt">
                <v:textbox>
                  <w:txbxContent>
                    <w:p w14:paraId="33137DEC" w14:textId="6E62C584" w:rsidR="00627432" w:rsidRDefault="0064653D" w:rsidP="0064653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T</w:t>
                      </w:r>
                      <w:r w:rsidR="004C3544"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HS</w:t>
                      </w:r>
                      <w:r w:rsidR="001E5C2F"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.py</w:t>
                      </w:r>
                    </w:p>
                    <w:p w14:paraId="02D7A92B" w14:textId="57F79B22" w:rsidR="0064653D" w:rsidRPr="0064653D" w:rsidRDefault="00AF4FAE" w:rsidP="0064653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.py</w:t>
                      </w:r>
                    </w:p>
                  </w:txbxContent>
                </v:textbox>
              </v:rect>
            </w:pict>
          </mc:Fallback>
        </mc:AlternateContent>
      </w:r>
      <w:r w:rsidR="00343342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321" behindDoc="0" locked="0" layoutInCell="1" allowOverlap="1" wp14:anchorId="070A9CE4" wp14:editId="62D57595">
                <wp:simplePos x="0" y="0"/>
                <wp:positionH relativeFrom="column">
                  <wp:posOffset>485775</wp:posOffset>
                </wp:positionH>
                <wp:positionV relativeFrom="paragraph">
                  <wp:posOffset>1200785</wp:posOffset>
                </wp:positionV>
                <wp:extent cx="1228725" cy="285750"/>
                <wp:effectExtent l="0" t="0" r="28575" b="19050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2857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4C92AA" w14:textId="4B4A53FC" w:rsidR="0064653D" w:rsidRPr="0064653D" w:rsidRDefault="0064653D" w:rsidP="0064653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</w:pPr>
                            <w:r w:rsidRPr="0064653D"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0A9CE4" id="Rectangle 142" o:spid="_x0000_s1094" style="position:absolute;margin-left:38.25pt;margin-top:94.55pt;width:96.75pt;height:22.5pt;z-index:2516583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" fillcolor="yellow" strokecolor="black [3213]" strokeweight="1pt">
                <v:textbox>
                  <w:txbxContent>
                    <w:p w14:paraId="744C92AA" w14:textId="4B4A53FC" w:rsidR="0064653D" w:rsidRPr="0064653D" w:rsidRDefault="0064653D" w:rsidP="0064653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</w:pPr>
                      <w:r w:rsidRPr="0064653D"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HTML</w:t>
                      </w:r>
                    </w:p>
                  </w:txbxContent>
                </v:textbox>
              </v:rect>
            </w:pict>
          </mc:Fallback>
        </mc:AlternateContent>
      </w:r>
    </w:p>
    <w:sectPr w:rsidR="00645F4F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55427" w14:textId="77777777" w:rsidR="00705D2E" w:rsidRDefault="00705D2E" w:rsidP="00DD0CE1">
      <w:pPr>
        <w:spacing w:after="0" w:line="240" w:lineRule="auto"/>
      </w:pPr>
      <w:r>
        <w:separator/>
      </w:r>
    </w:p>
  </w:endnote>
  <w:endnote w:type="continuationSeparator" w:id="0">
    <w:p w14:paraId="22D9ED24" w14:textId="77777777" w:rsidR="00705D2E" w:rsidRDefault="00705D2E" w:rsidP="00DD0CE1">
      <w:pPr>
        <w:spacing w:after="0" w:line="240" w:lineRule="auto"/>
      </w:pPr>
      <w:r>
        <w:continuationSeparator/>
      </w:r>
    </w:p>
  </w:endnote>
  <w:endnote w:type="continuationNotice" w:id="1">
    <w:p w14:paraId="3624D191" w14:textId="77777777" w:rsidR="00705D2E" w:rsidRDefault="00705D2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7F3A0" w14:textId="77777777" w:rsidR="00705D2E" w:rsidRDefault="00705D2E" w:rsidP="00DD0CE1">
      <w:pPr>
        <w:spacing w:after="0" w:line="240" w:lineRule="auto"/>
      </w:pPr>
      <w:r>
        <w:separator/>
      </w:r>
    </w:p>
  </w:footnote>
  <w:footnote w:type="continuationSeparator" w:id="0">
    <w:p w14:paraId="1D20B418" w14:textId="77777777" w:rsidR="00705D2E" w:rsidRDefault="00705D2E" w:rsidP="00DD0CE1">
      <w:pPr>
        <w:spacing w:after="0" w:line="240" w:lineRule="auto"/>
      </w:pPr>
      <w:r>
        <w:continuationSeparator/>
      </w:r>
    </w:p>
  </w:footnote>
  <w:footnote w:type="continuationNotice" w:id="1">
    <w:p w14:paraId="2ECFF22F" w14:textId="77777777" w:rsidR="00705D2E" w:rsidRDefault="00705D2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93401" w14:textId="194BE89B" w:rsidR="00DD0CE1" w:rsidRPr="00DD0CE1" w:rsidRDefault="00015DAF">
    <w:pPr>
      <w:pStyle w:val="Header"/>
      <w:rPr>
        <w:lang w:val="en-SG"/>
      </w:rPr>
    </w:pPr>
    <w:r>
      <w:rPr>
        <w:lang w:val="en-SG"/>
      </w:rPr>
      <w:t>AIot Home Auto</w:t>
    </w:r>
    <w:r w:rsidR="00F83492">
      <w:rPr>
        <w:lang w:val="en-SG"/>
      </w:rPr>
      <w:t>mation</w:t>
    </w:r>
    <w:r w:rsidR="00DD0CE1">
      <w:rPr>
        <w:lang w:val="en-SG"/>
      </w:rPr>
      <w:t>/ Software Requirements Specification (SRS)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9ukTSIRS" int2:invalidationBookmarkName="" int2:hashCode="JR44L3Y1B+pjB9" int2:id="QMLT5Snl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6441C"/>
    <w:multiLevelType w:val="hybridMultilevel"/>
    <w:tmpl w:val="8EB2D7AE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E11EE"/>
    <w:multiLevelType w:val="hybridMultilevel"/>
    <w:tmpl w:val="FFE2178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A976E4"/>
    <w:multiLevelType w:val="hybridMultilevel"/>
    <w:tmpl w:val="D8608280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54792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5EF5CF8"/>
    <w:multiLevelType w:val="hybridMultilevel"/>
    <w:tmpl w:val="0B2250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0E37DC"/>
    <w:multiLevelType w:val="hybridMultilevel"/>
    <w:tmpl w:val="5A20D24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4C2537"/>
    <w:multiLevelType w:val="hybridMultilevel"/>
    <w:tmpl w:val="B6E4E920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3C1AC4"/>
    <w:multiLevelType w:val="hybridMultilevel"/>
    <w:tmpl w:val="48A2CC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65BA6B"/>
    <w:multiLevelType w:val="hybridMultilevel"/>
    <w:tmpl w:val="FFFFFFFF"/>
    <w:lvl w:ilvl="0" w:tplc="338043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7CE6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6C4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6E8A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6CC4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689D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8498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D8D6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7E61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2834FF"/>
    <w:multiLevelType w:val="multilevel"/>
    <w:tmpl w:val="08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 w15:restartNumberingAfterBreak="0">
    <w:nsid w:val="5384343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D6362ED"/>
    <w:multiLevelType w:val="hybridMultilevel"/>
    <w:tmpl w:val="DC5C2EE0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1E03B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D517CB6"/>
    <w:multiLevelType w:val="hybridMultilevel"/>
    <w:tmpl w:val="6C206F4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344029"/>
    <w:multiLevelType w:val="hybridMultilevel"/>
    <w:tmpl w:val="2D9C2B66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64113E"/>
    <w:multiLevelType w:val="multilevel"/>
    <w:tmpl w:val="6A081F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2E74B5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B25892D"/>
    <w:multiLevelType w:val="hybridMultilevel"/>
    <w:tmpl w:val="FFFFFFFF"/>
    <w:lvl w:ilvl="0" w:tplc="3B1865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C86A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CA1F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DAA1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9EAD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BA5B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EC8B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DEBE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46BC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6D69F3"/>
    <w:multiLevelType w:val="multilevel"/>
    <w:tmpl w:val="6A081F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2E74B5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73339604">
    <w:abstractNumId w:val="3"/>
  </w:num>
  <w:num w:numId="2" w16cid:durableId="955647897">
    <w:abstractNumId w:val="17"/>
  </w:num>
  <w:num w:numId="3" w16cid:durableId="2137094958">
    <w:abstractNumId w:val="7"/>
  </w:num>
  <w:num w:numId="4" w16cid:durableId="1179738882">
    <w:abstractNumId w:val="4"/>
  </w:num>
  <w:num w:numId="5" w16cid:durableId="369959142">
    <w:abstractNumId w:val="10"/>
  </w:num>
  <w:num w:numId="6" w16cid:durableId="455030424">
    <w:abstractNumId w:val="0"/>
  </w:num>
  <w:num w:numId="7" w16cid:durableId="761335297">
    <w:abstractNumId w:val="12"/>
  </w:num>
  <w:num w:numId="8" w16cid:durableId="1663115725">
    <w:abstractNumId w:val="2"/>
  </w:num>
  <w:num w:numId="9" w16cid:durableId="971443627">
    <w:abstractNumId w:val="11"/>
  </w:num>
  <w:num w:numId="10" w16cid:durableId="689723622">
    <w:abstractNumId w:val="14"/>
  </w:num>
  <w:num w:numId="11" w16cid:durableId="470829076">
    <w:abstractNumId w:val="6"/>
  </w:num>
  <w:num w:numId="12" w16cid:durableId="1763409441">
    <w:abstractNumId w:val="9"/>
  </w:num>
  <w:num w:numId="13" w16cid:durableId="461577239">
    <w:abstractNumId w:val="15"/>
  </w:num>
  <w:num w:numId="14" w16cid:durableId="326177547">
    <w:abstractNumId w:val="8"/>
  </w:num>
  <w:num w:numId="15" w16cid:durableId="1729036484">
    <w:abstractNumId w:val="16"/>
  </w:num>
  <w:num w:numId="16" w16cid:durableId="2016179487">
    <w:abstractNumId w:val="1"/>
  </w:num>
  <w:num w:numId="17" w16cid:durableId="808864558">
    <w:abstractNumId w:val="13"/>
  </w:num>
  <w:num w:numId="18" w16cid:durableId="113190439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33D"/>
    <w:rsid w:val="0000178C"/>
    <w:rsid w:val="00003D7F"/>
    <w:rsid w:val="0000599B"/>
    <w:rsid w:val="0001042F"/>
    <w:rsid w:val="00010B01"/>
    <w:rsid w:val="00010C38"/>
    <w:rsid w:val="00012981"/>
    <w:rsid w:val="00012F94"/>
    <w:rsid w:val="000155DA"/>
    <w:rsid w:val="00015DAF"/>
    <w:rsid w:val="00015DCC"/>
    <w:rsid w:val="00020574"/>
    <w:rsid w:val="00023F77"/>
    <w:rsid w:val="00026917"/>
    <w:rsid w:val="00027AF0"/>
    <w:rsid w:val="00030984"/>
    <w:rsid w:val="00030BF2"/>
    <w:rsid w:val="00030F8A"/>
    <w:rsid w:val="00031E01"/>
    <w:rsid w:val="00033C7F"/>
    <w:rsid w:val="00035412"/>
    <w:rsid w:val="0003563E"/>
    <w:rsid w:val="00043BFE"/>
    <w:rsid w:val="00044151"/>
    <w:rsid w:val="00045E09"/>
    <w:rsid w:val="000461C1"/>
    <w:rsid w:val="00051A94"/>
    <w:rsid w:val="0005258F"/>
    <w:rsid w:val="0005497B"/>
    <w:rsid w:val="00055171"/>
    <w:rsid w:val="00061B8D"/>
    <w:rsid w:val="00062223"/>
    <w:rsid w:val="0006530E"/>
    <w:rsid w:val="00065ED9"/>
    <w:rsid w:val="00071CE1"/>
    <w:rsid w:val="00072597"/>
    <w:rsid w:val="00073CBD"/>
    <w:rsid w:val="00082287"/>
    <w:rsid w:val="000828A5"/>
    <w:rsid w:val="000838AD"/>
    <w:rsid w:val="0008396D"/>
    <w:rsid w:val="00083CE1"/>
    <w:rsid w:val="000A0935"/>
    <w:rsid w:val="000A27A1"/>
    <w:rsid w:val="000B1ED6"/>
    <w:rsid w:val="000B2818"/>
    <w:rsid w:val="000B4D0C"/>
    <w:rsid w:val="000B4E54"/>
    <w:rsid w:val="000B5807"/>
    <w:rsid w:val="000B5949"/>
    <w:rsid w:val="000B5E39"/>
    <w:rsid w:val="000B63FF"/>
    <w:rsid w:val="000B6A63"/>
    <w:rsid w:val="000C0F10"/>
    <w:rsid w:val="000C21E0"/>
    <w:rsid w:val="000C6DA1"/>
    <w:rsid w:val="000D07AD"/>
    <w:rsid w:val="000D5C50"/>
    <w:rsid w:val="000D646E"/>
    <w:rsid w:val="000D79B5"/>
    <w:rsid w:val="000E2AF1"/>
    <w:rsid w:val="000E41E2"/>
    <w:rsid w:val="000E7F59"/>
    <w:rsid w:val="000F005F"/>
    <w:rsid w:val="000F1C4C"/>
    <w:rsid w:val="000F27F0"/>
    <w:rsid w:val="000F3E71"/>
    <w:rsid w:val="000F6BA7"/>
    <w:rsid w:val="000F6D0E"/>
    <w:rsid w:val="001014D1"/>
    <w:rsid w:val="00101BCF"/>
    <w:rsid w:val="001041D0"/>
    <w:rsid w:val="00107200"/>
    <w:rsid w:val="0010782D"/>
    <w:rsid w:val="001145A8"/>
    <w:rsid w:val="0011542C"/>
    <w:rsid w:val="0011762F"/>
    <w:rsid w:val="00122DB3"/>
    <w:rsid w:val="00125F59"/>
    <w:rsid w:val="0012633B"/>
    <w:rsid w:val="00127573"/>
    <w:rsid w:val="0013297C"/>
    <w:rsid w:val="0013690E"/>
    <w:rsid w:val="00136F88"/>
    <w:rsid w:val="001375A0"/>
    <w:rsid w:val="00142227"/>
    <w:rsid w:val="00142B28"/>
    <w:rsid w:val="0014576D"/>
    <w:rsid w:val="00145CD9"/>
    <w:rsid w:val="0014603A"/>
    <w:rsid w:val="00146172"/>
    <w:rsid w:val="00147251"/>
    <w:rsid w:val="001501E6"/>
    <w:rsid w:val="00151347"/>
    <w:rsid w:val="00151C6D"/>
    <w:rsid w:val="00151C8F"/>
    <w:rsid w:val="00151D4A"/>
    <w:rsid w:val="00155261"/>
    <w:rsid w:val="001558CE"/>
    <w:rsid w:val="001568A7"/>
    <w:rsid w:val="0015690D"/>
    <w:rsid w:val="001600B1"/>
    <w:rsid w:val="001604E1"/>
    <w:rsid w:val="0016052B"/>
    <w:rsid w:val="00161A0A"/>
    <w:rsid w:val="00167326"/>
    <w:rsid w:val="001704F6"/>
    <w:rsid w:val="00170CE3"/>
    <w:rsid w:val="00172080"/>
    <w:rsid w:val="00173CA0"/>
    <w:rsid w:val="00175E24"/>
    <w:rsid w:val="00180D82"/>
    <w:rsid w:val="00180E21"/>
    <w:rsid w:val="0018154B"/>
    <w:rsid w:val="00181913"/>
    <w:rsid w:val="00183E5F"/>
    <w:rsid w:val="0018695E"/>
    <w:rsid w:val="0019084B"/>
    <w:rsid w:val="00190E0E"/>
    <w:rsid w:val="00192DEE"/>
    <w:rsid w:val="00193038"/>
    <w:rsid w:val="00196A52"/>
    <w:rsid w:val="001A0B78"/>
    <w:rsid w:val="001A1B69"/>
    <w:rsid w:val="001A6479"/>
    <w:rsid w:val="001A6AA3"/>
    <w:rsid w:val="001B33FE"/>
    <w:rsid w:val="001B40BE"/>
    <w:rsid w:val="001B6BB2"/>
    <w:rsid w:val="001B7187"/>
    <w:rsid w:val="001C2C9D"/>
    <w:rsid w:val="001C7B7D"/>
    <w:rsid w:val="001D14EF"/>
    <w:rsid w:val="001D264D"/>
    <w:rsid w:val="001D2F89"/>
    <w:rsid w:val="001D36C6"/>
    <w:rsid w:val="001D5227"/>
    <w:rsid w:val="001D6538"/>
    <w:rsid w:val="001E152F"/>
    <w:rsid w:val="001E5C2F"/>
    <w:rsid w:val="001E6ADA"/>
    <w:rsid w:val="001F2985"/>
    <w:rsid w:val="001F329E"/>
    <w:rsid w:val="001F5859"/>
    <w:rsid w:val="00200B86"/>
    <w:rsid w:val="0020279A"/>
    <w:rsid w:val="002036F5"/>
    <w:rsid w:val="002110AC"/>
    <w:rsid w:val="00212E4A"/>
    <w:rsid w:val="0021614D"/>
    <w:rsid w:val="00217AEC"/>
    <w:rsid w:val="002206F5"/>
    <w:rsid w:val="00220AAD"/>
    <w:rsid w:val="00222B7C"/>
    <w:rsid w:val="002230CC"/>
    <w:rsid w:val="00225878"/>
    <w:rsid w:val="00226602"/>
    <w:rsid w:val="00234476"/>
    <w:rsid w:val="00234D14"/>
    <w:rsid w:val="00237638"/>
    <w:rsid w:val="00241383"/>
    <w:rsid w:val="0024236C"/>
    <w:rsid w:val="00243DD2"/>
    <w:rsid w:val="0024609A"/>
    <w:rsid w:val="0024752D"/>
    <w:rsid w:val="0025157A"/>
    <w:rsid w:val="00251FDC"/>
    <w:rsid w:val="002524FC"/>
    <w:rsid w:val="00253489"/>
    <w:rsid w:val="00253929"/>
    <w:rsid w:val="00257E39"/>
    <w:rsid w:val="00263864"/>
    <w:rsid w:val="00266468"/>
    <w:rsid w:val="002674BC"/>
    <w:rsid w:val="00270E63"/>
    <w:rsid w:val="00270F58"/>
    <w:rsid w:val="00272F7F"/>
    <w:rsid w:val="00273292"/>
    <w:rsid w:val="00275A03"/>
    <w:rsid w:val="00275E95"/>
    <w:rsid w:val="002761DA"/>
    <w:rsid w:val="00277C43"/>
    <w:rsid w:val="00282F24"/>
    <w:rsid w:val="00284E42"/>
    <w:rsid w:val="002876EE"/>
    <w:rsid w:val="002935C4"/>
    <w:rsid w:val="00294911"/>
    <w:rsid w:val="00295E69"/>
    <w:rsid w:val="002A06A8"/>
    <w:rsid w:val="002A06BB"/>
    <w:rsid w:val="002A2E17"/>
    <w:rsid w:val="002A2F78"/>
    <w:rsid w:val="002A4ECB"/>
    <w:rsid w:val="002A5226"/>
    <w:rsid w:val="002B157D"/>
    <w:rsid w:val="002B27A5"/>
    <w:rsid w:val="002B4DD4"/>
    <w:rsid w:val="002B5134"/>
    <w:rsid w:val="002B5E9A"/>
    <w:rsid w:val="002B7758"/>
    <w:rsid w:val="002B78D1"/>
    <w:rsid w:val="002C1EE8"/>
    <w:rsid w:val="002C358F"/>
    <w:rsid w:val="002C3803"/>
    <w:rsid w:val="002C43E8"/>
    <w:rsid w:val="002C6BA2"/>
    <w:rsid w:val="002C7535"/>
    <w:rsid w:val="002D06FB"/>
    <w:rsid w:val="002D2EF6"/>
    <w:rsid w:val="002D6FA3"/>
    <w:rsid w:val="002E1B96"/>
    <w:rsid w:val="002E2AFB"/>
    <w:rsid w:val="002E4146"/>
    <w:rsid w:val="002F397E"/>
    <w:rsid w:val="002F480B"/>
    <w:rsid w:val="002F5AE2"/>
    <w:rsid w:val="002F652E"/>
    <w:rsid w:val="002F6B1D"/>
    <w:rsid w:val="002F7269"/>
    <w:rsid w:val="003001E8"/>
    <w:rsid w:val="00300F8A"/>
    <w:rsid w:val="00301294"/>
    <w:rsid w:val="00302E0F"/>
    <w:rsid w:val="003054DB"/>
    <w:rsid w:val="0031093B"/>
    <w:rsid w:val="0031096C"/>
    <w:rsid w:val="00310F27"/>
    <w:rsid w:val="00312FFB"/>
    <w:rsid w:val="003131F7"/>
    <w:rsid w:val="00316084"/>
    <w:rsid w:val="003211D0"/>
    <w:rsid w:val="003227BD"/>
    <w:rsid w:val="00326F6A"/>
    <w:rsid w:val="00330DD6"/>
    <w:rsid w:val="003319C8"/>
    <w:rsid w:val="00331CF8"/>
    <w:rsid w:val="003372FC"/>
    <w:rsid w:val="00343342"/>
    <w:rsid w:val="00343A48"/>
    <w:rsid w:val="00344310"/>
    <w:rsid w:val="003461DE"/>
    <w:rsid w:val="00347994"/>
    <w:rsid w:val="00350212"/>
    <w:rsid w:val="00352490"/>
    <w:rsid w:val="00354095"/>
    <w:rsid w:val="003568F1"/>
    <w:rsid w:val="00362CC4"/>
    <w:rsid w:val="00363377"/>
    <w:rsid w:val="00364812"/>
    <w:rsid w:val="00365721"/>
    <w:rsid w:val="0037076F"/>
    <w:rsid w:val="00371729"/>
    <w:rsid w:val="0037235A"/>
    <w:rsid w:val="00372DEC"/>
    <w:rsid w:val="0037682A"/>
    <w:rsid w:val="0037762B"/>
    <w:rsid w:val="00377A10"/>
    <w:rsid w:val="00385CC3"/>
    <w:rsid w:val="00396099"/>
    <w:rsid w:val="003A040B"/>
    <w:rsid w:val="003A2136"/>
    <w:rsid w:val="003A41EC"/>
    <w:rsid w:val="003A53C8"/>
    <w:rsid w:val="003A6A38"/>
    <w:rsid w:val="003B2839"/>
    <w:rsid w:val="003B70D3"/>
    <w:rsid w:val="003C040B"/>
    <w:rsid w:val="003C1226"/>
    <w:rsid w:val="003C3565"/>
    <w:rsid w:val="003C3FA3"/>
    <w:rsid w:val="003C6791"/>
    <w:rsid w:val="003C6E09"/>
    <w:rsid w:val="003D08DB"/>
    <w:rsid w:val="003D295F"/>
    <w:rsid w:val="003D7ECE"/>
    <w:rsid w:val="003E086F"/>
    <w:rsid w:val="003E4F65"/>
    <w:rsid w:val="003E5438"/>
    <w:rsid w:val="003E6329"/>
    <w:rsid w:val="003F08C2"/>
    <w:rsid w:val="003F0A06"/>
    <w:rsid w:val="003F1794"/>
    <w:rsid w:val="003F2198"/>
    <w:rsid w:val="003F3559"/>
    <w:rsid w:val="003F63E9"/>
    <w:rsid w:val="003F7028"/>
    <w:rsid w:val="003F75AD"/>
    <w:rsid w:val="00405010"/>
    <w:rsid w:val="00405A07"/>
    <w:rsid w:val="00405D54"/>
    <w:rsid w:val="0040779A"/>
    <w:rsid w:val="00407DEA"/>
    <w:rsid w:val="00407EDD"/>
    <w:rsid w:val="00410945"/>
    <w:rsid w:val="00414224"/>
    <w:rsid w:val="00414550"/>
    <w:rsid w:val="004163D5"/>
    <w:rsid w:val="00417401"/>
    <w:rsid w:val="004179E6"/>
    <w:rsid w:val="004210C3"/>
    <w:rsid w:val="0042362E"/>
    <w:rsid w:val="00426803"/>
    <w:rsid w:val="0042699F"/>
    <w:rsid w:val="00437406"/>
    <w:rsid w:val="00441F94"/>
    <w:rsid w:val="00443B7D"/>
    <w:rsid w:val="00445BB2"/>
    <w:rsid w:val="00446A16"/>
    <w:rsid w:val="00450033"/>
    <w:rsid w:val="00450B8A"/>
    <w:rsid w:val="00450C80"/>
    <w:rsid w:val="00452608"/>
    <w:rsid w:val="0045619F"/>
    <w:rsid w:val="0045712C"/>
    <w:rsid w:val="00460664"/>
    <w:rsid w:val="00463033"/>
    <w:rsid w:val="004638D2"/>
    <w:rsid w:val="00464236"/>
    <w:rsid w:val="0046752C"/>
    <w:rsid w:val="00467B7F"/>
    <w:rsid w:val="00470A62"/>
    <w:rsid w:val="004710B7"/>
    <w:rsid w:val="00471671"/>
    <w:rsid w:val="00472204"/>
    <w:rsid w:val="00472CB1"/>
    <w:rsid w:val="0047352B"/>
    <w:rsid w:val="004759B2"/>
    <w:rsid w:val="00476BED"/>
    <w:rsid w:val="00481168"/>
    <w:rsid w:val="004822CE"/>
    <w:rsid w:val="00484D91"/>
    <w:rsid w:val="004859EE"/>
    <w:rsid w:val="00492DD0"/>
    <w:rsid w:val="004932B3"/>
    <w:rsid w:val="0049362A"/>
    <w:rsid w:val="004944E9"/>
    <w:rsid w:val="00495017"/>
    <w:rsid w:val="0049558E"/>
    <w:rsid w:val="00495A68"/>
    <w:rsid w:val="00495B24"/>
    <w:rsid w:val="0049677C"/>
    <w:rsid w:val="004A4E64"/>
    <w:rsid w:val="004A57E8"/>
    <w:rsid w:val="004A7080"/>
    <w:rsid w:val="004B2C8F"/>
    <w:rsid w:val="004B535E"/>
    <w:rsid w:val="004B5AB5"/>
    <w:rsid w:val="004B6735"/>
    <w:rsid w:val="004C3544"/>
    <w:rsid w:val="004D37A2"/>
    <w:rsid w:val="004D4837"/>
    <w:rsid w:val="004D4DE5"/>
    <w:rsid w:val="004D6F16"/>
    <w:rsid w:val="004D7DA3"/>
    <w:rsid w:val="004E1078"/>
    <w:rsid w:val="004E193D"/>
    <w:rsid w:val="004E206D"/>
    <w:rsid w:val="004E27DE"/>
    <w:rsid w:val="004E65F6"/>
    <w:rsid w:val="004E7690"/>
    <w:rsid w:val="004F063E"/>
    <w:rsid w:val="004F06ED"/>
    <w:rsid w:val="004F0C2D"/>
    <w:rsid w:val="004F5697"/>
    <w:rsid w:val="004F5BE5"/>
    <w:rsid w:val="004F6BC1"/>
    <w:rsid w:val="004F7B93"/>
    <w:rsid w:val="00502AC4"/>
    <w:rsid w:val="00502D63"/>
    <w:rsid w:val="0050320D"/>
    <w:rsid w:val="00505550"/>
    <w:rsid w:val="00515928"/>
    <w:rsid w:val="00515F16"/>
    <w:rsid w:val="00516007"/>
    <w:rsid w:val="00521BB8"/>
    <w:rsid w:val="00523065"/>
    <w:rsid w:val="00524A5A"/>
    <w:rsid w:val="005262B9"/>
    <w:rsid w:val="00526C0C"/>
    <w:rsid w:val="00527901"/>
    <w:rsid w:val="00527EE4"/>
    <w:rsid w:val="0054215D"/>
    <w:rsid w:val="0054267E"/>
    <w:rsid w:val="00543090"/>
    <w:rsid w:val="00544BFB"/>
    <w:rsid w:val="005523F8"/>
    <w:rsid w:val="00552E2B"/>
    <w:rsid w:val="0055373A"/>
    <w:rsid w:val="00553803"/>
    <w:rsid w:val="00554C97"/>
    <w:rsid w:val="005579C4"/>
    <w:rsid w:val="00563745"/>
    <w:rsid w:val="00564A91"/>
    <w:rsid w:val="00565F0D"/>
    <w:rsid w:val="00567A0A"/>
    <w:rsid w:val="00570214"/>
    <w:rsid w:val="0057703D"/>
    <w:rsid w:val="00580BF9"/>
    <w:rsid w:val="00586703"/>
    <w:rsid w:val="00590969"/>
    <w:rsid w:val="00592DB4"/>
    <w:rsid w:val="00593331"/>
    <w:rsid w:val="00597FF0"/>
    <w:rsid w:val="005A3209"/>
    <w:rsid w:val="005A3657"/>
    <w:rsid w:val="005A3A8A"/>
    <w:rsid w:val="005A471D"/>
    <w:rsid w:val="005A62A0"/>
    <w:rsid w:val="005A73A0"/>
    <w:rsid w:val="005B0879"/>
    <w:rsid w:val="005B1380"/>
    <w:rsid w:val="005C0608"/>
    <w:rsid w:val="005C2454"/>
    <w:rsid w:val="005C3062"/>
    <w:rsid w:val="005C454F"/>
    <w:rsid w:val="005C4883"/>
    <w:rsid w:val="005C6230"/>
    <w:rsid w:val="005C71A8"/>
    <w:rsid w:val="005C7F9A"/>
    <w:rsid w:val="005D3A6B"/>
    <w:rsid w:val="005D5E48"/>
    <w:rsid w:val="005D7AD4"/>
    <w:rsid w:val="005E22CD"/>
    <w:rsid w:val="005F0739"/>
    <w:rsid w:val="005F1317"/>
    <w:rsid w:val="005F4F4E"/>
    <w:rsid w:val="005F7FF4"/>
    <w:rsid w:val="00601596"/>
    <w:rsid w:val="00606A56"/>
    <w:rsid w:val="006072C8"/>
    <w:rsid w:val="00607813"/>
    <w:rsid w:val="00611776"/>
    <w:rsid w:val="00613539"/>
    <w:rsid w:val="00616C6B"/>
    <w:rsid w:val="006172C5"/>
    <w:rsid w:val="00621CE4"/>
    <w:rsid w:val="0062506E"/>
    <w:rsid w:val="00627432"/>
    <w:rsid w:val="00631D0A"/>
    <w:rsid w:val="00635086"/>
    <w:rsid w:val="00636176"/>
    <w:rsid w:val="0063685A"/>
    <w:rsid w:val="00637F20"/>
    <w:rsid w:val="006431FC"/>
    <w:rsid w:val="006445DB"/>
    <w:rsid w:val="00644E4A"/>
    <w:rsid w:val="00644EA3"/>
    <w:rsid w:val="00645F4F"/>
    <w:rsid w:val="00645FC7"/>
    <w:rsid w:val="0064653D"/>
    <w:rsid w:val="006514BF"/>
    <w:rsid w:val="0065207D"/>
    <w:rsid w:val="006520FB"/>
    <w:rsid w:val="006524CD"/>
    <w:rsid w:val="00652573"/>
    <w:rsid w:val="00653080"/>
    <w:rsid w:val="00655035"/>
    <w:rsid w:val="006568C8"/>
    <w:rsid w:val="00661CF0"/>
    <w:rsid w:val="0066376E"/>
    <w:rsid w:val="00664166"/>
    <w:rsid w:val="00670395"/>
    <w:rsid w:val="00673A5A"/>
    <w:rsid w:val="00673C38"/>
    <w:rsid w:val="00675DA4"/>
    <w:rsid w:val="006764FB"/>
    <w:rsid w:val="006837F7"/>
    <w:rsid w:val="00690945"/>
    <w:rsid w:val="00692400"/>
    <w:rsid w:val="00695A9A"/>
    <w:rsid w:val="00696D85"/>
    <w:rsid w:val="006A1A9A"/>
    <w:rsid w:val="006A58F3"/>
    <w:rsid w:val="006A6BB8"/>
    <w:rsid w:val="006B7D42"/>
    <w:rsid w:val="006C1E90"/>
    <w:rsid w:val="006C470B"/>
    <w:rsid w:val="006C5A76"/>
    <w:rsid w:val="006D2053"/>
    <w:rsid w:val="006D2E58"/>
    <w:rsid w:val="006D3892"/>
    <w:rsid w:val="006D3A4C"/>
    <w:rsid w:val="006E3567"/>
    <w:rsid w:val="006E422C"/>
    <w:rsid w:val="006E4D46"/>
    <w:rsid w:val="006E600A"/>
    <w:rsid w:val="006E7810"/>
    <w:rsid w:val="006F19D5"/>
    <w:rsid w:val="006F46AD"/>
    <w:rsid w:val="006F6D02"/>
    <w:rsid w:val="006F7059"/>
    <w:rsid w:val="006F7E9F"/>
    <w:rsid w:val="00705D2E"/>
    <w:rsid w:val="007133D2"/>
    <w:rsid w:val="0071373F"/>
    <w:rsid w:val="00715597"/>
    <w:rsid w:val="00715F90"/>
    <w:rsid w:val="0071613D"/>
    <w:rsid w:val="007248B7"/>
    <w:rsid w:val="00726752"/>
    <w:rsid w:val="00727AC4"/>
    <w:rsid w:val="007330E7"/>
    <w:rsid w:val="00733109"/>
    <w:rsid w:val="007344D9"/>
    <w:rsid w:val="00734F63"/>
    <w:rsid w:val="0073631A"/>
    <w:rsid w:val="00737228"/>
    <w:rsid w:val="00737FE8"/>
    <w:rsid w:val="007415C4"/>
    <w:rsid w:val="00741640"/>
    <w:rsid w:val="00743204"/>
    <w:rsid w:val="007433E2"/>
    <w:rsid w:val="007435C5"/>
    <w:rsid w:val="0074384E"/>
    <w:rsid w:val="00745B54"/>
    <w:rsid w:val="00750055"/>
    <w:rsid w:val="007505BF"/>
    <w:rsid w:val="00750D54"/>
    <w:rsid w:val="00756188"/>
    <w:rsid w:val="0075742E"/>
    <w:rsid w:val="00761005"/>
    <w:rsid w:val="007669A5"/>
    <w:rsid w:val="00767200"/>
    <w:rsid w:val="007776BC"/>
    <w:rsid w:val="00782154"/>
    <w:rsid w:val="00782ECD"/>
    <w:rsid w:val="00785051"/>
    <w:rsid w:val="0078564E"/>
    <w:rsid w:val="00787194"/>
    <w:rsid w:val="00790AEC"/>
    <w:rsid w:val="0079285F"/>
    <w:rsid w:val="00792D76"/>
    <w:rsid w:val="00795839"/>
    <w:rsid w:val="00797705"/>
    <w:rsid w:val="007A17BF"/>
    <w:rsid w:val="007A1B82"/>
    <w:rsid w:val="007A31AB"/>
    <w:rsid w:val="007A4837"/>
    <w:rsid w:val="007A78AA"/>
    <w:rsid w:val="007B00D1"/>
    <w:rsid w:val="007B16DE"/>
    <w:rsid w:val="007B3C01"/>
    <w:rsid w:val="007B4D13"/>
    <w:rsid w:val="007B4ED3"/>
    <w:rsid w:val="007B5781"/>
    <w:rsid w:val="007B65D1"/>
    <w:rsid w:val="007B79C1"/>
    <w:rsid w:val="007C318E"/>
    <w:rsid w:val="007C3A45"/>
    <w:rsid w:val="007C4DD7"/>
    <w:rsid w:val="007C5C55"/>
    <w:rsid w:val="007C66D4"/>
    <w:rsid w:val="007C79FD"/>
    <w:rsid w:val="007D1B54"/>
    <w:rsid w:val="007D2419"/>
    <w:rsid w:val="007D25C8"/>
    <w:rsid w:val="007D47D0"/>
    <w:rsid w:val="007D4B51"/>
    <w:rsid w:val="007D58B0"/>
    <w:rsid w:val="007D5BB7"/>
    <w:rsid w:val="007D644D"/>
    <w:rsid w:val="007D6DC0"/>
    <w:rsid w:val="007E305C"/>
    <w:rsid w:val="007E3F2F"/>
    <w:rsid w:val="007E4C83"/>
    <w:rsid w:val="007E54E7"/>
    <w:rsid w:val="007E71DD"/>
    <w:rsid w:val="007E7350"/>
    <w:rsid w:val="007F10DF"/>
    <w:rsid w:val="007F1D30"/>
    <w:rsid w:val="007F232E"/>
    <w:rsid w:val="007F261A"/>
    <w:rsid w:val="007F5FDD"/>
    <w:rsid w:val="007F62F2"/>
    <w:rsid w:val="007F753F"/>
    <w:rsid w:val="00804636"/>
    <w:rsid w:val="0081007F"/>
    <w:rsid w:val="00810D27"/>
    <w:rsid w:val="00813366"/>
    <w:rsid w:val="00814726"/>
    <w:rsid w:val="00815575"/>
    <w:rsid w:val="00815CF5"/>
    <w:rsid w:val="00822972"/>
    <w:rsid w:val="0082435E"/>
    <w:rsid w:val="00826687"/>
    <w:rsid w:val="00826E42"/>
    <w:rsid w:val="008272DB"/>
    <w:rsid w:val="008327E0"/>
    <w:rsid w:val="00833868"/>
    <w:rsid w:val="00834DF7"/>
    <w:rsid w:val="0084157B"/>
    <w:rsid w:val="00842D91"/>
    <w:rsid w:val="00843FC3"/>
    <w:rsid w:val="008456C7"/>
    <w:rsid w:val="0084722F"/>
    <w:rsid w:val="00850519"/>
    <w:rsid w:val="00850820"/>
    <w:rsid w:val="00850F6D"/>
    <w:rsid w:val="00854E38"/>
    <w:rsid w:val="008550B6"/>
    <w:rsid w:val="00856C43"/>
    <w:rsid w:val="008634FC"/>
    <w:rsid w:val="008651D9"/>
    <w:rsid w:val="00865344"/>
    <w:rsid w:val="00866408"/>
    <w:rsid w:val="00867152"/>
    <w:rsid w:val="00870E7D"/>
    <w:rsid w:val="008718A1"/>
    <w:rsid w:val="0087579B"/>
    <w:rsid w:val="00883B80"/>
    <w:rsid w:val="00883D46"/>
    <w:rsid w:val="008854A9"/>
    <w:rsid w:val="008907C1"/>
    <w:rsid w:val="00893339"/>
    <w:rsid w:val="008950F9"/>
    <w:rsid w:val="00895E05"/>
    <w:rsid w:val="008975D6"/>
    <w:rsid w:val="00897FA6"/>
    <w:rsid w:val="008A219A"/>
    <w:rsid w:val="008A2B59"/>
    <w:rsid w:val="008A4A54"/>
    <w:rsid w:val="008A53D4"/>
    <w:rsid w:val="008B4EBC"/>
    <w:rsid w:val="008B606E"/>
    <w:rsid w:val="008B696F"/>
    <w:rsid w:val="008C0E1C"/>
    <w:rsid w:val="008C1180"/>
    <w:rsid w:val="008D1136"/>
    <w:rsid w:val="008D1375"/>
    <w:rsid w:val="008D4892"/>
    <w:rsid w:val="008D528D"/>
    <w:rsid w:val="008D55ED"/>
    <w:rsid w:val="008E0426"/>
    <w:rsid w:val="008E1997"/>
    <w:rsid w:val="008E4BE7"/>
    <w:rsid w:val="008E7E80"/>
    <w:rsid w:val="008F1B3D"/>
    <w:rsid w:val="008F4483"/>
    <w:rsid w:val="008F48FF"/>
    <w:rsid w:val="008F5EEB"/>
    <w:rsid w:val="008F7BE9"/>
    <w:rsid w:val="008F7E18"/>
    <w:rsid w:val="00901441"/>
    <w:rsid w:val="009037A4"/>
    <w:rsid w:val="00905539"/>
    <w:rsid w:val="00906741"/>
    <w:rsid w:val="009071D4"/>
    <w:rsid w:val="00914369"/>
    <w:rsid w:val="009144F7"/>
    <w:rsid w:val="00915123"/>
    <w:rsid w:val="00915C72"/>
    <w:rsid w:val="00920A36"/>
    <w:rsid w:val="00920E1A"/>
    <w:rsid w:val="00922450"/>
    <w:rsid w:val="0092295E"/>
    <w:rsid w:val="00925394"/>
    <w:rsid w:val="00925896"/>
    <w:rsid w:val="009301CE"/>
    <w:rsid w:val="0093131F"/>
    <w:rsid w:val="0093366C"/>
    <w:rsid w:val="00934CF4"/>
    <w:rsid w:val="00935558"/>
    <w:rsid w:val="00935596"/>
    <w:rsid w:val="00936C48"/>
    <w:rsid w:val="00942084"/>
    <w:rsid w:val="00942CB6"/>
    <w:rsid w:val="0094303E"/>
    <w:rsid w:val="009437AB"/>
    <w:rsid w:val="00943ADC"/>
    <w:rsid w:val="009451C7"/>
    <w:rsid w:val="00945868"/>
    <w:rsid w:val="00947295"/>
    <w:rsid w:val="00950208"/>
    <w:rsid w:val="00952006"/>
    <w:rsid w:val="009537D0"/>
    <w:rsid w:val="00953B8A"/>
    <w:rsid w:val="00953EA8"/>
    <w:rsid w:val="00954EA5"/>
    <w:rsid w:val="00956A58"/>
    <w:rsid w:val="00956CAC"/>
    <w:rsid w:val="00960AA5"/>
    <w:rsid w:val="00961FC5"/>
    <w:rsid w:val="00963098"/>
    <w:rsid w:val="00964094"/>
    <w:rsid w:val="009652A3"/>
    <w:rsid w:val="009659E8"/>
    <w:rsid w:val="009669AA"/>
    <w:rsid w:val="00971AEC"/>
    <w:rsid w:val="00972B02"/>
    <w:rsid w:val="0097399F"/>
    <w:rsid w:val="009747B8"/>
    <w:rsid w:val="00975FC3"/>
    <w:rsid w:val="00980BE6"/>
    <w:rsid w:val="00982005"/>
    <w:rsid w:val="00982B9D"/>
    <w:rsid w:val="00982BE9"/>
    <w:rsid w:val="00986725"/>
    <w:rsid w:val="009952A1"/>
    <w:rsid w:val="009953F7"/>
    <w:rsid w:val="009A1597"/>
    <w:rsid w:val="009A2111"/>
    <w:rsid w:val="009A2AE2"/>
    <w:rsid w:val="009A4E58"/>
    <w:rsid w:val="009A630D"/>
    <w:rsid w:val="009B411A"/>
    <w:rsid w:val="009B4A3A"/>
    <w:rsid w:val="009B64AB"/>
    <w:rsid w:val="009C0B06"/>
    <w:rsid w:val="009C2781"/>
    <w:rsid w:val="009D3148"/>
    <w:rsid w:val="009D3755"/>
    <w:rsid w:val="009D4266"/>
    <w:rsid w:val="009D5C81"/>
    <w:rsid w:val="009E0068"/>
    <w:rsid w:val="009E1C13"/>
    <w:rsid w:val="009E20C8"/>
    <w:rsid w:val="009E2B9E"/>
    <w:rsid w:val="009E4844"/>
    <w:rsid w:val="009F31ED"/>
    <w:rsid w:val="009F3F73"/>
    <w:rsid w:val="00A003B6"/>
    <w:rsid w:val="00A01926"/>
    <w:rsid w:val="00A02561"/>
    <w:rsid w:val="00A051BF"/>
    <w:rsid w:val="00A053CD"/>
    <w:rsid w:val="00A0669B"/>
    <w:rsid w:val="00A06B89"/>
    <w:rsid w:val="00A14799"/>
    <w:rsid w:val="00A16057"/>
    <w:rsid w:val="00A17B2A"/>
    <w:rsid w:val="00A21433"/>
    <w:rsid w:val="00A2245D"/>
    <w:rsid w:val="00A2321F"/>
    <w:rsid w:val="00A23521"/>
    <w:rsid w:val="00A238E0"/>
    <w:rsid w:val="00A35744"/>
    <w:rsid w:val="00A40502"/>
    <w:rsid w:val="00A407EE"/>
    <w:rsid w:val="00A41D4C"/>
    <w:rsid w:val="00A423E0"/>
    <w:rsid w:val="00A42AC1"/>
    <w:rsid w:val="00A43853"/>
    <w:rsid w:val="00A443DB"/>
    <w:rsid w:val="00A44FE6"/>
    <w:rsid w:val="00A459AF"/>
    <w:rsid w:val="00A46198"/>
    <w:rsid w:val="00A4653E"/>
    <w:rsid w:val="00A46F07"/>
    <w:rsid w:val="00A47019"/>
    <w:rsid w:val="00A50516"/>
    <w:rsid w:val="00A54E55"/>
    <w:rsid w:val="00A56260"/>
    <w:rsid w:val="00A5706D"/>
    <w:rsid w:val="00A6016F"/>
    <w:rsid w:val="00A615D4"/>
    <w:rsid w:val="00A61CF5"/>
    <w:rsid w:val="00A62092"/>
    <w:rsid w:val="00A62FED"/>
    <w:rsid w:val="00A63DE1"/>
    <w:rsid w:val="00A6499F"/>
    <w:rsid w:val="00A72C63"/>
    <w:rsid w:val="00A735A5"/>
    <w:rsid w:val="00A73662"/>
    <w:rsid w:val="00A76E10"/>
    <w:rsid w:val="00A82179"/>
    <w:rsid w:val="00A83AD1"/>
    <w:rsid w:val="00A8401D"/>
    <w:rsid w:val="00A84188"/>
    <w:rsid w:val="00A84E34"/>
    <w:rsid w:val="00A85A5A"/>
    <w:rsid w:val="00A9036E"/>
    <w:rsid w:val="00A916E3"/>
    <w:rsid w:val="00A93572"/>
    <w:rsid w:val="00A95D3A"/>
    <w:rsid w:val="00A97610"/>
    <w:rsid w:val="00AA0C59"/>
    <w:rsid w:val="00AA1BCE"/>
    <w:rsid w:val="00AA3D4A"/>
    <w:rsid w:val="00AA6EFB"/>
    <w:rsid w:val="00AA7177"/>
    <w:rsid w:val="00AA7248"/>
    <w:rsid w:val="00AB05EC"/>
    <w:rsid w:val="00AB1FA5"/>
    <w:rsid w:val="00AB22F7"/>
    <w:rsid w:val="00AB4118"/>
    <w:rsid w:val="00AB590D"/>
    <w:rsid w:val="00AC357D"/>
    <w:rsid w:val="00AC4737"/>
    <w:rsid w:val="00AC5FD4"/>
    <w:rsid w:val="00AC695F"/>
    <w:rsid w:val="00AD0211"/>
    <w:rsid w:val="00AD1FB2"/>
    <w:rsid w:val="00AD1FCB"/>
    <w:rsid w:val="00AD523B"/>
    <w:rsid w:val="00AD5F48"/>
    <w:rsid w:val="00AD6AB4"/>
    <w:rsid w:val="00AD6C92"/>
    <w:rsid w:val="00AD72E1"/>
    <w:rsid w:val="00AE13B7"/>
    <w:rsid w:val="00AE34DE"/>
    <w:rsid w:val="00AE4884"/>
    <w:rsid w:val="00AE66C7"/>
    <w:rsid w:val="00AF1C9E"/>
    <w:rsid w:val="00AF2717"/>
    <w:rsid w:val="00AF3443"/>
    <w:rsid w:val="00AF4C42"/>
    <w:rsid w:val="00AF4FAE"/>
    <w:rsid w:val="00B000EF"/>
    <w:rsid w:val="00B00270"/>
    <w:rsid w:val="00B00433"/>
    <w:rsid w:val="00B01509"/>
    <w:rsid w:val="00B02519"/>
    <w:rsid w:val="00B0322C"/>
    <w:rsid w:val="00B03990"/>
    <w:rsid w:val="00B0518C"/>
    <w:rsid w:val="00B055BF"/>
    <w:rsid w:val="00B06C1E"/>
    <w:rsid w:val="00B10AF5"/>
    <w:rsid w:val="00B15762"/>
    <w:rsid w:val="00B30DAD"/>
    <w:rsid w:val="00B31142"/>
    <w:rsid w:val="00B31173"/>
    <w:rsid w:val="00B31DFC"/>
    <w:rsid w:val="00B32D86"/>
    <w:rsid w:val="00B34999"/>
    <w:rsid w:val="00B353A7"/>
    <w:rsid w:val="00B379DD"/>
    <w:rsid w:val="00B40431"/>
    <w:rsid w:val="00B408C1"/>
    <w:rsid w:val="00B42DFC"/>
    <w:rsid w:val="00B4599D"/>
    <w:rsid w:val="00B45B21"/>
    <w:rsid w:val="00B46301"/>
    <w:rsid w:val="00B47C75"/>
    <w:rsid w:val="00B513F5"/>
    <w:rsid w:val="00B52884"/>
    <w:rsid w:val="00B53FC2"/>
    <w:rsid w:val="00B56CF9"/>
    <w:rsid w:val="00B62105"/>
    <w:rsid w:val="00B644DB"/>
    <w:rsid w:val="00B64709"/>
    <w:rsid w:val="00B708CA"/>
    <w:rsid w:val="00B717DB"/>
    <w:rsid w:val="00B72CAB"/>
    <w:rsid w:val="00B74D12"/>
    <w:rsid w:val="00B76438"/>
    <w:rsid w:val="00B777DA"/>
    <w:rsid w:val="00B80588"/>
    <w:rsid w:val="00B80693"/>
    <w:rsid w:val="00B807CE"/>
    <w:rsid w:val="00B82D06"/>
    <w:rsid w:val="00B87353"/>
    <w:rsid w:val="00B874F0"/>
    <w:rsid w:val="00B877BA"/>
    <w:rsid w:val="00B90821"/>
    <w:rsid w:val="00B91604"/>
    <w:rsid w:val="00B957C9"/>
    <w:rsid w:val="00B97618"/>
    <w:rsid w:val="00B97D9F"/>
    <w:rsid w:val="00BA0727"/>
    <w:rsid w:val="00BA5933"/>
    <w:rsid w:val="00BB6068"/>
    <w:rsid w:val="00BB60F0"/>
    <w:rsid w:val="00BC4F3E"/>
    <w:rsid w:val="00BC72B0"/>
    <w:rsid w:val="00BC7F26"/>
    <w:rsid w:val="00BD1689"/>
    <w:rsid w:val="00BD261B"/>
    <w:rsid w:val="00BD2F76"/>
    <w:rsid w:val="00BD45CC"/>
    <w:rsid w:val="00BD61AE"/>
    <w:rsid w:val="00BD68CE"/>
    <w:rsid w:val="00BD7948"/>
    <w:rsid w:val="00BD79CE"/>
    <w:rsid w:val="00BE180A"/>
    <w:rsid w:val="00BE1CC1"/>
    <w:rsid w:val="00BE4036"/>
    <w:rsid w:val="00BE4484"/>
    <w:rsid w:val="00BE4F66"/>
    <w:rsid w:val="00BE5039"/>
    <w:rsid w:val="00BE6155"/>
    <w:rsid w:val="00BF1535"/>
    <w:rsid w:val="00BF2157"/>
    <w:rsid w:val="00BF3A85"/>
    <w:rsid w:val="00C0026C"/>
    <w:rsid w:val="00C0433D"/>
    <w:rsid w:val="00C1031A"/>
    <w:rsid w:val="00C11DFE"/>
    <w:rsid w:val="00C1499C"/>
    <w:rsid w:val="00C15B0F"/>
    <w:rsid w:val="00C16A3B"/>
    <w:rsid w:val="00C16FC9"/>
    <w:rsid w:val="00C171B0"/>
    <w:rsid w:val="00C22EB5"/>
    <w:rsid w:val="00C27AC1"/>
    <w:rsid w:val="00C31E3A"/>
    <w:rsid w:val="00C31F37"/>
    <w:rsid w:val="00C3544E"/>
    <w:rsid w:val="00C41A46"/>
    <w:rsid w:val="00C44591"/>
    <w:rsid w:val="00C46124"/>
    <w:rsid w:val="00C472A3"/>
    <w:rsid w:val="00C4780E"/>
    <w:rsid w:val="00C52400"/>
    <w:rsid w:val="00C57A14"/>
    <w:rsid w:val="00C60413"/>
    <w:rsid w:val="00C658BF"/>
    <w:rsid w:val="00C73B2C"/>
    <w:rsid w:val="00C73BD6"/>
    <w:rsid w:val="00C75057"/>
    <w:rsid w:val="00C756B5"/>
    <w:rsid w:val="00C75B77"/>
    <w:rsid w:val="00C86426"/>
    <w:rsid w:val="00C86474"/>
    <w:rsid w:val="00C86D18"/>
    <w:rsid w:val="00C874BD"/>
    <w:rsid w:val="00C90B74"/>
    <w:rsid w:val="00C90CE6"/>
    <w:rsid w:val="00C9397A"/>
    <w:rsid w:val="00C9425F"/>
    <w:rsid w:val="00CA096E"/>
    <w:rsid w:val="00CA0F88"/>
    <w:rsid w:val="00CA16DB"/>
    <w:rsid w:val="00CA63BA"/>
    <w:rsid w:val="00CB2EE1"/>
    <w:rsid w:val="00CB35B8"/>
    <w:rsid w:val="00CB6B5A"/>
    <w:rsid w:val="00CC0202"/>
    <w:rsid w:val="00CC2E83"/>
    <w:rsid w:val="00CC2ED9"/>
    <w:rsid w:val="00CC33E5"/>
    <w:rsid w:val="00CC4161"/>
    <w:rsid w:val="00CC46A4"/>
    <w:rsid w:val="00CC4D8F"/>
    <w:rsid w:val="00CC73B7"/>
    <w:rsid w:val="00CC7475"/>
    <w:rsid w:val="00CC7F3A"/>
    <w:rsid w:val="00CD1F61"/>
    <w:rsid w:val="00CD5463"/>
    <w:rsid w:val="00CE1C26"/>
    <w:rsid w:val="00CE4C55"/>
    <w:rsid w:val="00CE5994"/>
    <w:rsid w:val="00CE5BE1"/>
    <w:rsid w:val="00CE7DF0"/>
    <w:rsid w:val="00CF1D03"/>
    <w:rsid w:val="00CF1EE7"/>
    <w:rsid w:val="00CF2A60"/>
    <w:rsid w:val="00CF6B02"/>
    <w:rsid w:val="00CF77A7"/>
    <w:rsid w:val="00CF7A09"/>
    <w:rsid w:val="00D02683"/>
    <w:rsid w:val="00D02E53"/>
    <w:rsid w:val="00D05949"/>
    <w:rsid w:val="00D06505"/>
    <w:rsid w:val="00D07866"/>
    <w:rsid w:val="00D11E9D"/>
    <w:rsid w:val="00D130B1"/>
    <w:rsid w:val="00D20027"/>
    <w:rsid w:val="00D20034"/>
    <w:rsid w:val="00D20382"/>
    <w:rsid w:val="00D25C4C"/>
    <w:rsid w:val="00D26AAE"/>
    <w:rsid w:val="00D27025"/>
    <w:rsid w:val="00D31949"/>
    <w:rsid w:val="00D31C9E"/>
    <w:rsid w:val="00D33B6D"/>
    <w:rsid w:val="00D33F5A"/>
    <w:rsid w:val="00D340D3"/>
    <w:rsid w:val="00D35BF4"/>
    <w:rsid w:val="00D444DB"/>
    <w:rsid w:val="00D5225B"/>
    <w:rsid w:val="00D54C12"/>
    <w:rsid w:val="00D55CF3"/>
    <w:rsid w:val="00D6064F"/>
    <w:rsid w:val="00D64C2D"/>
    <w:rsid w:val="00D64FB6"/>
    <w:rsid w:val="00D66749"/>
    <w:rsid w:val="00D7262C"/>
    <w:rsid w:val="00D72ADA"/>
    <w:rsid w:val="00D733A8"/>
    <w:rsid w:val="00D733AE"/>
    <w:rsid w:val="00D749FF"/>
    <w:rsid w:val="00D814B7"/>
    <w:rsid w:val="00D818D8"/>
    <w:rsid w:val="00D8403C"/>
    <w:rsid w:val="00D851D0"/>
    <w:rsid w:val="00D86B59"/>
    <w:rsid w:val="00D872BB"/>
    <w:rsid w:val="00D91150"/>
    <w:rsid w:val="00D9116B"/>
    <w:rsid w:val="00D91B0E"/>
    <w:rsid w:val="00D930B2"/>
    <w:rsid w:val="00D94372"/>
    <w:rsid w:val="00D950C8"/>
    <w:rsid w:val="00D96401"/>
    <w:rsid w:val="00DA2455"/>
    <w:rsid w:val="00DA331E"/>
    <w:rsid w:val="00DA5495"/>
    <w:rsid w:val="00DA578A"/>
    <w:rsid w:val="00DA620E"/>
    <w:rsid w:val="00DB25D1"/>
    <w:rsid w:val="00DB2A61"/>
    <w:rsid w:val="00DB3956"/>
    <w:rsid w:val="00DB3BFC"/>
    <w:rsid w:val="00DB6DED"/>
    <w:rsid w:val="00DC0477"/>
    <w:rsid w:val="00DC2907"/>
    <w:rsid w:val="00DC2D17"/>
    <w:rsid w:val="00DC52CC"/>
    <w:rsid w:val="00DC67DD"/>
    <w:rsid w:val="00DD0CE1"/>
    <w:rsid w:val="00DD26A8"/>
    <w:rsid w:val="00DD2F40"/>
    <w:rsid w:val="00DD5FF8"/>
    <w:rsid w:val="00DD6548"/>
    <w:rsid w:val="00DD6A93"/>
    <w:rsid w:val="00DE365B"/>
    <w:rsid w:val="00DE683C"/>
    <w:rsid w:val="00DE6F79"/>
    <w:rsid w:val="00DF016E"/>
    <w:rsid w:val="00DF22C2"/>
    <w:rsid w:val="00DF6979"/>
    <w:rsid w:val="00DF7F0C"/>
    <w:rsid w:val="00E01114"/>
    <w:rsid w:val="00E01E91"/>
    <w:rsid w:val="00E02D1E"/>
    <w:rsid w:val="00E11412"/>
    <w:rsid w:val="00E114EB"/>
    <w:rsid w:val="00E11A18"/>
    <w:rsid w:val="00E14B36"/>
    <w:rsid w:val="00E15133"/>
    <w:rsid w:val="00E15F93"/>
    <w:rsid w:val="00E20FB1"/>
    <w:rsid w:val="00E2293D"/>
    <w:rsid w:val="00E26B8A"/>
    <w:rsid w:val="00E319EA"/>
    <w:rsid w:val="00E32B39"/>
    <w:rsid w:val="00E33ED4"/>
    <w:rsid w:val="00E37653"/>
    <w:rsid w:val="00E46345"/>
    <w:rsid w:val="00E50C55"/>
    <w:rsid w:val="00E51210"/>
    <w:rsid w:val="00E51A86"/>
    <w:rsid w:val="00E52A2D"/>
    <w:rsid w:val="00E552C2"/>
    <w:rsid w:val="00E57DF2"/>
    <w:rsid w:val="00E60BDE"/>
    <w:rsid w:val="00E66BC6"/>
    <w:rsid w:val="00E67D3B"/>
    <w:rsid w:val="00E761F5"/>
    <w:rsid w:val="00E76200"/>
    <w:rsid w:val="00E80602"/>
    <w:rsid w:val="00E819FF"/>
    <w:rsid w:val="00E82E31"/>
    <w:rsid w:val="00E83D4A"/>
    <w:rsid w:val="00E8664F"/>
    <w:rsid w:val="00E86F54"/>
    <w:rsid w:val="00E900C5"/>
    <w:rsid w:val="00E90E47"/>
    <w:rsid w:val="00E926EF"/>
    <w:rsid w:val="00E927C1"/>
    <w:rsid w:val="00E930DC"/>
    <w:rsid w:val="00E94B42"/>
    <w:rsid w:val="00EA232B"/>
    <w:rsid w:val="00EA28CB"/>
    <w:rsid w:val="00EA3580"/>
    <w:rsid w:val="00EA3A5B"/>
    <w:rsid w:val="00EA3E25"/>
    <w:rsid w:val="00EA6B53"/>
    <w:rsid w:val="00EA6C04"/>
    <w:rsid w:val="00EB0DC0"/>
    <w:rsid w:val="00EB10BB"/>
    <w:rsid w:val="00EB1679"/>
    <w:rsid w:val="00EB32BF"/>
    <w:rsid w:val="00EB3E9B"/>
    <w:rsid w:val="00EB3FD1"/>
    <w:rsid w:val="00EB41CA"/>
    <w:rsid w:val="00EB4527"/>
    <w:rsid w:val="00EB4705"/>
    <w:rsid w:val="00EB5B22"/>
    <w:rsid w:val="00EB64AA"/>
    <w:rsid w:val="00EB6B80"/>
    <w:rsid w:val="00EB6B85"/>
    <w:rsid w:val="00EB7155"/>
    <w:rsid w:val="00EB7266"/>
    <w:rsid w:val="00EC1EE9"/>
    <w:rsid w:val="00EC44B9"/>
    <w:rsid w:val="00EC468B"/>
    <w:rsid w:val="00EC4AFA"/>
    <w:rsid w:val="00EC4C22"/>
    <w:rsid w:val="00EC55B8"/>
    <w:rsid w:val="00EC62EC"/>
    <w:rsid w:val="00EC7E1B"/>
    <w:rsid w:val="00ED1E3D"/>
    <w:rsid w:val="00ED2D72"/>
    <w:rsid w:val="00ED5BAF"/>
    <w:rsid w:val="00ED6970"/>
    <w:rsid w:val="00ED7406"/>
    <w:rsid w:val="00ED74BB"/>
    <w:rsid w:val="00EE18A4"/>
    <w:rsid w:val="00EE2FD1"/>
    <w:rsid w:val="00EE3351"/>
    <w:rsid w:val="00EE3E70"/>
    <w:rsid w:val="00EE595A"/>
    <w:rsid w:val="00EE7045"/>
    <w:rsid w:val="00EF0964"/>
    <w:rsid w:val="00EF2A68"/>
    <w:rsid w:val="00EF3C5C"/>
    <w:rsid w:val="00EF63D8"/>
    <w:rsid w:val="00F111F3"/>
    <w:rsid w:val="00F11C83"/>
    <w:rsid w:val="00F130E6"/>
    <w:rsid w:val="00F14746"/>
    <w:rsid w:val="00F210DD"/>
    <w:rsid w:val="00F231FB"/>
    <w:rsid w:val="00F2349B"/>
    <w:rsid w:val="00F26D61"/>
    <w:rsid w:val="00F3050C"/>
    <w:rsid w:val="00F30549"/>
    <w:rsid w:val="00F30B37"/>
    <w:rsid w:val="00F35FB5"/>
    <w:rsid w:val="00F3761E"/>
    <w:rsid w:val="00F4205F"/>
    <w:rsid w:val="00F42F8C"/>
    <w:rsid w:val="00F44D20"/>
    <w:rsid w:val="00F45D4E"/>
    <w:rsid w:val="00F469A9"/>
    <w:rsid w:val="00F5480E"/>
    <w:rsid w:val="00F55271"/>
    <w:rsid w:val="00F62033"/>
    <w:rsid w:val="00F67268"/>
    <w:rsid w:val="00F72DDF"/>
    <w:rsid w:val="00F7356C"/>
    <w:rsid w:val="00F7558B"/>
    <w:rsid w:val="00F76541"/>
    <w:rsid w:val="00F83492"/>
    <w:rsid w:val="00F86A54"/>
    <w:rsid w:val="00F91D1C"/>
    <w:rsid w:val="00F96C8F"/>
    <w:rsid w:val="00FA1DCC"/>
    <w:rsid w:val="00FA240C"/>
    <w:rsid w:val="00FA30AE"/>
    <w:rsid w:val="00FA5E49"/>
    <w:rsid w:val="00FA74B9"/>
    <w:rsid w:val="00FB0632"/>
    <w:rsid w:val="00FB1C5F"/>
    <w:rsid w:val="00FB23CD"/>
    <w:rsid w:val="00FB34AF"/>
    <w:rsid w:val="00FB4E13"/>
    <w:rsid w:val="00FC1077"/>
    <w:rsid w:val="00FC1270"/>
    <w:rsid w:val="00FC2C7F"/>
    <w:rsid w:val="00FC747A"/>
    <w:rsid w:val="00FD1CB4"/>
    <w:rsid w:val="00FD267B"/>
    <w:rsid w:val="00FD27C7"/>
    <w:rsid w:val="00FD3A2C"/>
    <w:rsid w:val="00FD5577"/>
    <w:rsid w:val="00FD5745"/>
    <w:rsid w:val="00FE0A1C"/>
    <w:rsid w:val="00FE2339"/>
    <w:rsid w:val="00FE53CA"/>
    <w:rsid w:val="00FF1912"/>
    <w:rsid w:val="00FF2BDC"/>
    <w:rsid w:val="00FF5ED7"/>
    <w:rsid w:val="00FF6214"/>
    <w:rsid w:val="00FF68A8"/>
    <w:rsid w:val="00FF7671"/>
    <w:rsid w:val="010941C9"/>
    <w:rsid w:val="01822520"/>
    <w:rsid w:val="0274CDC6"/>
    <w:rsid w:val="029FF138"/>
    <w:rsid w:val="0344619D"/>
    <w:rsid w:val="03D57859"/>
    <w:rsid w:val="04C18097"/>
    <w:rsid w:val="0567C79D"/>
    <w:rsid w:val="06002EC6"/>
    <w:rsid w:val="077D154E"/>
    <w:rsid w:val="07899560"/>
    <w:rsid w:val="078CBC8E"/>
    <w:rsid w:val="07A9DFFF"/>
    <w:rsid w:val="08EFCD2F"/>
    <w:rsid w:val="08FC8336"/>
    <w:rsid w:val="0A19BF31"/>
    <w:rsid w:val="0CC2C95E"/>
    <w:rsid w:val="0F85C953"/>
    <w:rsid w:val="109CE3BD"/>
    <w:rsid w:val="10AE11AC"/>
    <w:rsid w:val="1121FE5B"/>
    <w:rsid w:val="134AEE60"/>
    <w:rsid w:val="13A590E8"/>
    <w:rsid w:val="1469ABFF"/>
    <w:rsid w:val="167D324D"/>
    <w:rsid w:val="16CE9EB6"/>
    <w:rsid w:val="180D7EBB"/>
    <w:rsid w:val="194DC081"/>
    <w:rsid w:val="19682266"/>
    <w:rsid w:val="19D5507F"/>
    <w:rsid w:val="1A12F25B"/>
    <w:rsid w:val="1B04249D"/>
    <w:rsid w:val="1B36A72D"/>
    <w:rsid w:val="1C190E43"/>
    <w:rsid w:val="1C501194"/>
    <w:rsid w:val="1D3C19D2"/>
    <w:rsid w:val="1D4310B9"/>
    <w:rsid w:val="1DB41F36"/>
    <w:rsid w:val="1EBC004A"/>
    <w:rsid w:val="2073BA94"/>
    <w:rsid w:val="214CCD26"/>
    <w:rsid w:val="221C3DD8"/>
    <w:rsid w:val="251241AA"/>
    <w:rsid w:val="26161B1C"/>
    <w:rsid w:val="262D87A9"/>
    <w:rsid w:val="265D0A49"/>
    <w:rsid w:val="26C9D4B6"/>
    <w:rsid w:val="275EEC78"/>
    <w:rsid w:val="27B99B9A"/>
    <w:rsid w:val="27C1237E"/>
    <w:rsid w:val="27E8374B"/>
    <w:rsid w:val="28DB582E"/>
    <w:rsid w:val="2E333221"/>
    <w:rsid w:val="2E7FB9DA"/>
    <w:rsid w:val="2EA467DC"/>
    <w:rsid w:val="30B8DFB1"/>
    <w:rsid w:val="3297D601"/>
    <w:rsid w:val="32D2B45B"/>
    <w:rsid w:val="3338D65D"/>
    <w:rsid w:val="33DC45AC"/>
    <w:rsid w:val="34AAC4D7"/>
    <w:rsid w:val="34E9FA4A"/>
    <w:rsid w:val="3533E967"/>
    <w:rsid w:val="36CD5BE8"/>
    <w:rsid w:val="36E52284"/>
    <w:rsid w:val="3885F6A6"/>
    <w:rsid w:val="38BDCA78"/>
    <w:rsid w:val="3985BED9"/>
    <w:rsid w:val="3A89BF89"/>
    <w:rsid w:val="3C9F8E87"/>
    <w:rsid w:val="3DD29B22"/>
    <w:rsid w:val="3E08A987"/>
    <w:rsid w:val="3F8997B1"/>
    <w:rsid w:val="3FC75538"/>
    <w:rsid w:val="40050C44"/>
    <w:rsid w:val="4251D3B8"/>
    <w:rsid w:val="44B307C9"/>
    <w:rsid w:val="455A1918"/>
    <w:rsid w:val="4657021E"/>
    <w:rsid w:val="4724B7FB"/>
    <w:rsid w:val="4784CF85"/>
    <w:rsid w:val="47A51A24"/>
    <w:rsid w:val="4857E833"/>
    <w:rsid w:val="488E674F"/>
    <w:rsid w:val="4A507023"/>
    <w:rsid w:val="4B199279"/>
    <w:rsid w:val="4B325534"/>
    <w:rsid w:val="4C406011"/>
    <w:rsid w:val="4C6A779E"/>
    <w:rsid w:val="4C776A05"/>
    <w:rsid w:val="4CCFF695"/>
    <w:rsid w:val="4D1D3FB1"/>
    <w:rsid w:val="4DDF4962"/>
    <w:rsid w:val="4E689FC8"/>
    <w:rsid w:val="4E9A2639"/>
    <w:rsid w:val="4F7F0B3A"/>
    <w:rsid w:val="51336C80"/>
    <w:rsid w:val="5194EF68"/>
    <w:rsid w:val="5259BBA0"/>
    <w:rsid w:val="52B084DE"/>
    <w:rsid w:val="5587F8E6"/>
    <w:rsid w:val="55AC1856"/>
    <w:rsid w:val="58554346"/>
    <w:rsid w:val="599DA36D"/>
    <w:rsid w:val="5A32A5FF"/>
    <w:rsid w:val="5B375452"/>
    <w:rsid w:val="5B855C24"/>
    <w:rsid w:val="5B8D15DE"/>
    <w:rsid w:val="5C0387AB"/>
    <w:rsid w:val="5C7683CE"/>
    <w:rsid w:val="5D159267"/>
    <w:rsid w:val="5D83DE5D"/>
    <w:rsid w:val="5DE2F1BB"/>
    <w:rsid w:val="5E03F10F"/>
    <w:rsid w:val="5E3B6BCD"/>
    <w:rsid w:val="5E81B8EA"/>
    <w:rsid w:val="5EFC315E"/>
    <w:rsid w:val="5F4F3BF6"/>
    <w:rsid w:val="5F6E25CF"/>
    <w:rsid w:val="5F8F3AB7"/>
    <w:rsid w:val="607ED962"/>
    <w:rsid w:val="60813742"/>
    <w:rsid w:val="618EEBE0"/>
    <w:rsid w:val="61C73A84"/>
    <w:rsid w:val="62ABB046"/>
    <w:rsid w:val="634E06D0"/>
    <w:rsid w:val="64536941"/>
    <w:rsid w:val="6494A18A"/>
    <w:rsid w:val="64E6188B"/>
    <w:rsid w:val="65638657"/>
    <w:rsid w:val="65755050"/>
    <w:rsid w:val="65FC83FD"/>
    <w:rsid w:val="6786B3E5"/>
    <w:rsid w:val="686F8A5D"/>
    <w:rsid w:val="68C6CE6D"/>
    <w:rsid w:val="68D36B25"/>
    <w:rsid w:val="6A5051AD"/>
    <w:rsid w:val="6B9D1385"/>
    <w:rsid w:val="6C3118FD"/>
    <w:rsid w:val="6C94AA4E"/>
    <w:rsid w:val="6CB9A51A"/>
    <w:rsid w:val="6CC657FD"/>
    <w:rsid w:val="6CD9A13D"/>
    <w:rsid w:val="6D95D347"/>
    <w:rsid w:val="6DBECA22"/>
    <w:rsid w:val="6ED9AC75"/>
    <w:rsid w:val="6EFAE3A7"/>
    <w:rsid w:val="6FC089B4"/>
    <w:rsid w:val="70ABFA7A"/>
    <w:rsid w:val="7182FEA3"/>
    <w:rsid w:val="72147465"/>
    <w:rsid w:val="72391FBA"/>
    <w:rsid w:val="755F20FE"/>
    <w:rsid w:val="75FDD588"/>
    <w:rsid w:val="7640A168"/>
    <w:rsid w:val="76654CBD"/>
    <w:rsid w:val="768A2107"/>
    <w:rsid w:val="7735F7F2"/>
    <w:rsid w:val="77DB1008"/>
    <w:rsid w:val="782660E6"/>
    <w:rsid w:val="78FA4879"/>
    <w:rsid w:val="7946EE8A"/>
    <w:rsid w:val="7AB0966A"/>
    <w:rsid w:val="7C861730"/>
    <w:rsid w:val="7D304FAD"/>
    <w:rsid w:val="7EF02837"/>
    <w:rsid w:val="7F1577B3"/>
    <w:rsid w:val="7FE81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10170"/>
  <w15:chartTrackingRefBased/>
  <w15:docId w15:val="{B2F8AC4D-0F4A-40A0-A104-A5D9468C6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1535"/>
  </w:style>
  <w:style w:type="paragraph" w:styleId="Heading1">
    <w:name w:val="heading 1"/>
    <w:basedOn w:val="Normal"/>
    <w:next w:val="Normal"/>
    <w:link w:val="Heading1Char"/>
    <w:uiPriority w:val="9"/>
    <w:qFormat/>
    <w:rsid w:val="00A601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01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2F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50C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601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6016F"/>
    <w:pPr>
      <w:outlineLvl w:val="9"/>
    </w:pPr>
    <w:rPr>
      <w:lang w:val="en-US"/>
    </w:rPr>
  </w:style>
  <w:style w:type="character" w:styleId="Emphasis">
    <w:name w:val="Emphasis"/>
    <w:basedOn w:val="DefaultParagraphFont"/>
    <w:uiPriority w:val="20"/>
    <w:qFormat/>
    <w:rsid w:val="00A6016F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A601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DD0C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437AB"/>
    <w:pPr>
      <w:tabs>
        <w:tab w:val="right" w:leader="dot" w:pos="9016"/>
      </w:tabs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D0CE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D0C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0CE1"/>
  </w:style>
  <w:style w:type="paragraph" w:styleId="Footer">
    <w:name w:val="footer"/>
    <w:basedOn w:val="Normal"/>
    <w:link w:val="FooterChar"/>
    <w:uiPriority w:val="99"/>
    <w:unhideWhenUsed/>
    <w:rsid w:val="00DD0C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0CE1"/>
  </w:style>
  <w:style w:type="character" w:customStyle="1" w:styleId="Heading3Char">
    <w:name w:val="Heading 3 Char"/>
    <w:basedOn w:val="DefaultParagraphFont"/>
    <w:link w:val="Heading3"/>
    <w:uiPriority w:val="9"/>
    <w:rsid w:val="00BD2F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D6A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A58F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850820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B47C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ormaltextrun">
    <w:name w:val="normaltextrun"/>
    <w:basedOn w:val="DefaultParagraphFont"/>
    <w:rsid w:val="00A2245D"/>
  </w:style>
  <w:style w:type="character" w:customStyle="1" w:styleId="eop">
    <w:name w:val="eop"/>
    <w:basedOn w:val="DefaultParagraphFont"/>
    <w:rsid w:val="00A2245D"/>
  </w:style>
  <w:style w:type="paragraph" w:styleId="Revision">
    <w:name w:val="Revision"/>
    <w:hidden/>
    <w:uiPriority w:val="99"/>
    <w:semiHidden/>
    <w:rsid w:val="00782ECD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695A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customXml" Target="ink/ink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microsoft.com/office/2020/10/relationships/intelligence" Target="intelligence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6T14:06:12.5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  <inkml:trace contextRef="#ctx0" brushRef="#br0" timeOffset="372.63">0 0 24575,'4'0'0,"6"0"0,1 0-8191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E7E1036601A44CA45F7F934D5E3E38" ma:contentTypeVersion="2" ma:contentTypeDescription="Create a new document." ma:contentTypeScope="" ma:versionID="34fa335647d4f7d096e0fe8e6b209ae7">
  <xsd:schema xmlns:xsd="http://www.w3.org/2001/XMLSchema" xmlns:xs="http://www.w3.org/2001/XMLSchema" xmlns:p="http://schemas.microsoft.com/office/2006/metadata/properties" xmlns:ns3="e59a4159-63f0-4f15-af88-a4690c96d102" targetNamespace="http://schemas.microsoft.com/office/2006/metadata/properties" ma:root="true" ma:fieldsID="2d14eeefe8ec2c62df6be354ff8a6f19" ns3:_="">
    <xsd:import namespace="e59a4159-63f0-4f15-af88-a4690c96d10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9a4159-63f0-4f15-af88-a4690c96d1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F4B20F-6069-42DD-ACE1-B693435E471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9DC61BE-93FA-4491-9772-E1221A4033B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51FEAA3-BEEB-4F02-959B-D8CAA53A43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9a4159-63f0-4f15-af88-a4690c96d1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AE65524-3474-4244-A856-D72F3E7751C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760</Words>
  <Characters>4333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5083</CharactersWithSpaces>
  <SharedDoc>false</SharedDoc>
  <HLinks>
    <vt:vector size="96" baseType="variant">
      <vt:variant>
        <vt:i4>1310782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_Toc106394041</vt:lpwstr>
      </vt:variant>
      <vt:variant>
        <vt:i4>1310782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_Toc106394040</vt:lpwstr>
      </vt:variant>
      <vt:variant>
        <vt:i4>1245246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_Toc106394039</vt:lpwstr>
      </vt:variant>
      <vt:variant>
        <vt:i4>1245246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_Toc106394038</vt:lpwstr>
      </vt:variant>
      <vt:variant>
        <vt:i4>1245246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_Toc106394037</vt:lpwstr>
      </vt:variant>
      <vt:variant>
        <vt:i4>1245246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_Toc106394036</vt:lpwstr>
      </vt:variant>
      <vt:variant>
        <vt:i4>1245246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_Toc106394035</vt:lpwstr>
      </vt:variant>
      <vt:variant>
        <vt:i4>1245246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_Toc106394034</vt:lpwstr>
      </vt:variant>
      <vt:variant>
        <vt:i4>1245246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_Toc106394033</vt:lpwstr>
      </vt:variant>
      <vt:variant>
        <vt:i4>1245246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_Toc106394032</vt:lpwstr>
      </vt:variant>
      <vt:variant>
        <vt:i4>1245246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_Toc106394031</vt:lpwstr>
      </vt:variant>
      <vt:variant>
        <vt:i4>1245246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_Toc106394030</vt:lpwstr>
      </vt:variant>
      <vt:variant>
        <vt:i4>1179710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_Toc106394029</vt:lpwstr>
      </vt:variant>
      <vt:variant>
        <vt:i4>1179710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_Toc106394028</vt:lpwstr>
      </vt:variant>
      <vt:variant>
        <vt:i4>1179710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_Toc106394027</vt:lpwstr>
      </vt:variant>
      <vt:variant>
        <vt:i4>1179710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_Toc106394026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 Christopher Sherman</dc:creator>
  <cp:keywords/>
  <dc:description/>
  <cp:lastModifiedBy>Lucas wai</cp:lastModifiedBy>
  <cp:revision>2</cp:revision>
  <dcterms:created xsi:type="dcterms:W3CDTF">2022-07-03T08:19:00Z</dcterms:created>
  <dcterms:modified xsi:type="dcterms:W3CDTF">2022-07-03T08:19:00Z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0x0101007AE7E1036601A44CA45F7F934D5E3E38</vt:lpwstr>
  </property>
</Properties>
</file>